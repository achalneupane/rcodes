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3205" w:rsidRPr="00CE3205" w:rsidRDefault="00CE3205">
      <w:pPr>
        <w:rPr>
          <w:b/>
        </w:rPr>
      </w:pPr>
      <w:r w:rsidRPr="00CE3205">
        <w:rPr>
          <w:b/>
        </w:rPr>
        <w:t>Figures</w:t>
      </w:r>
    </w:p>
    <w:p w:rsidR="00CE3205" w:rsidRDefault="00311C7D">
      <w:r>
        <w:rPr>
          <w:noProof/>
          <w:lang w:eastAsia="en-AU"/>
        </w:rPr>
        <w:drawing>
          <wp:inline distT="0" distB="0" distL="0" distR="0">
            <wp:extent cx="6645910" cy="529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man3.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645910" cy="5292090"/>
                    </a:xfrm>
                    <a:prstGeom prst="rect">
                      <a:avLst/>
                    </a:prstGeom>
                  </pic:spPr>
                </pic:pic>
              </a:graphicData>
            </a:graphic>
          </wp:inline>
        </w:drawing>
      </w:r>
    </w:p>
    <w:p w:rsidR="00CE3205" w:rsidRDefault="00311C7D">
      <w:r>
        <w:t xml:space="preserve">Figure </w:t>
      </w:r>
      <w:commentRangeStart w:id="0"/>
      <w:r>
        <w:t>1</w:t>
      </w:r>
      <w:commentRangeEnd w:id="0"/>
      <w:r w:rsidR="00F62C1C">
        <w:rPr>
          <w:rStyle w:val="CommentReference"/>
        </w:rPr>
        <w:commentReference w:id="0"/>
      </w:r>
    </w:p>
    <w:p w:rsidR="00311C7D" w:rsidRDefault="00311C7D"/>
    <w:p w:rsidR="0045186A" w:rsidRDefault="0045186A">
      <w:r>
        <w:br w:type="page"/>
      </w:r>
    </w:p>
    <w:p w:rsidR="00311C7D" w:rsidRDefault="00311C7D"/>
    <w:p w:rsidR="00315D67" w:rsidRDefault="00315D67" w:rsidP="00315D67">
      <w:r>
        <w:rPr>
          <w:noProof/>
          <w:lang w:eastAsia="en-AU"/>
        </w:rPr>
        <w:drawing>
          <wp:inline distT="0" distB="0" distL="0" distR="0">
            <wp:extent cx="5116660" cy="2781709"/>
            <wp:effectExtent l="19050" t="0" r="7790" b="0"/>
            <wp:docPr id="5" name="Picture 4"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8" cstate="print"/>
                    <a:stretch>
                      <a:fillRect/>
                    </a:stretch>
                  </pic:blipFill>
                  <pic:spPr>
                    <a:xfrm>
                      <a:off x="0" y="0"/>
                      <a:ext cx="5116660" cy="2781709"/>
                    </a:xfrm>
                    <a:prstGeom prst="rect">
                      <a:avLst/>
                    </a:prstGeom>
                  </pic:spPr>
                </pic:pic>
              </a:graphicData>
            </a:graphic>
          </wp:inline>
        </w:drawing>
      </w:r>
    </w:p>
    <w:p w:rsidR="00315D67" w:rsidRDefault="00315D67" w:rsidP="00315D67">
      <w:r w:rsidRPr="0028172D">
        <w:rPr>
          <w:b/>
        </w:rPr>
        <w:t xml:space="preserve">Figure </w:t>
      </w:r>
      <w:r>
        <w:rPr>
          <w:b/>
        </w:rPr>
        <w:t>2</w:t>
      </w:r>
      <w:r>
        <w:t xml:space="preserve"> Amino acid residue frequencies in controls and cases within associated amino acid positions within HLA proteins.</w:t>
      </w:r>
    </w:p>
    <w:p w:rsidR="003C4BA7" w:rsidRDefault="003C4BA7">
      <w:r>
        <w:br w:type="page"/>
      </w:r>
    </w:p>
    <w:p w:rsidR="003C4BA7" w:rsidRDefault="003C4BA7" w:rsidP="003C4BA7">
      <w:r>
        <w:rPr>
          <w:noProof/>
          <w:lang w:eastAsia="en-AU"/>
        </w:rPr>
        <w:lastRenderedPageBreak/>
        <w:drawing>
          <wp:inline distT="0" distB="0" distL="0" distR="0">
            <wp:extent cx="5731510" cy="2068830"/>
            <wp:effectExtent l="19050" t="0" r="2540" b="0"/>
            <wp:docPr id="1" name="Picture 0" descr="g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803.png"/>
                    <pic:cNvPicPr/>
                  </pic:nvPicPr>
                  <pic:blipFill>
                    <a:blip r:embed="rId9" cstate="print"/>
                    <a:stretch>
                      <a:fillRect/>
                    </a:stretch>
                  </pic:blipFill>
                  <pic:spPr>
                    <a:xfrm>
                      <a:off x="0" y="0"/>
                      <a:ext cx="5731510" cy="2068830"/>
                    </a:xfrm>
                    <a:prstGeom prst="rect">
                      <a:avLst/>
                    </a:prstGeom>
                  </pic:spPr>
                </pic:pic>
              </a:graphicData>
            </a:graphic>
          </wp:inline>
        </w:drawing>
      </w:r>
    </w:p>
    <w:p w:rsidR="003C4BA7" w:rsidRDefault="003C4BA7" w:rsidP="003C4BA7">
      <w:r w:rsidRPr="008E2178">
        <w:rPr>
          <w:b/>
        </w:rPr>
        <w:t>Figure 3</w:t>
      </w:r>
      <w:r>
        <w:t xml:space="preserve"> Three-dimensional models for the HLA-B, HLA-A and HLA-DP</w:t>
      </w:r>
      <w:r>
        <w:rPr>
          <w:rFonts w:cstheme="minorHAnsi"/>
        </w:rPr>
        <w:t>β</w:t>
      </w:r>
      <w:r>
        <w:t xml:space="preserve">1 proteins. These structures are based on Protein Data Bank entries 3LV3, 3UTQ and 3LQZ, respectively, with a direct view to the peptide-binding </w:t>
      </w:r>
      <w:commentRangeStart w:id="1"/>
      <w:r>
        <w:t>groove</w:t>
      </w:r>
      <w:commentRangeEnd w:id="1"/>
      <w:r w:rsidR="00AB6B1A">
        <w:rPr>
          <w:rStyle w:val="CommentReference"/>
        </w:rPr>
        <w:commentReference w:id="1"/>
      </w:r>
      <w:r>
        <w:t>.</w:t>
      </w:r>
    </w:p>
    <w:p w:rsidR="00CE3205" w:rsidRDefault="00CE3205"/>
    <w:p w:rsidR="006D69F9" w:rsidRDefault="006D69F9">
      <w:r>
        <w:br w:type="page"/>
      </w:r>
    </w:p>
    <w:p w:rsidR="006D69F9" w:rsidRDefault="006D69F9" w:rsidP="006D69F9">
      <w:r>
        <w:rPr>
          <w:noProof/>
          <w:lang w:eastAsia="en-AU"/>
        </w:rPr>
        <w:lastRenderedPageBreak/>
        <w:drawing>
          <wp:inline distT="0" distB="0" distL="0" distR="0">
            <wp:extent cx="3170579" cy="3049530"/>
            <wp:effectExtent l="19050" t="0" r="0" b="0"/>
            <wp:docPr id="4" name="Picture 3" descr="i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png"/>
                    <pic:cNvPicPr/>
                  </pic:nvPicPr>
                  <pic:blipFill>
                    <a:blip r:embed="rId10"/>
                    <a:stretch>
                      <a:fillRect/>
                    </a:stretch>
                  </pic:blipFill>
                  <pic:spPr>
                    <a:xfrm>
                      <a:off x="0" y="0"/>
                      <a:ext cx="3170579" cy="3049530"/>
                    </a:xfrm>
                    <a:prstGeom prst="rect">
                      <a:avLst/>
                    </a:prstGeom>
                  </pic:spPr>
                </pic:pic>
              </a:graphicData>
            </a:graphic>
          </wp:inline>
        </w:drawing>
      </w:r>
    </w:p>
    <w:p w:rsidR="006D69F9" w:rsidRDefault="006D69F9" w:rsidP="006D69F9">
      <w:r w:rsidRPr="00231CA9">
        <w:rPr>
          <w:b/>
        </w:rPr>
        <w:t xml:space="preserve">Figure </w:t>
      </w:r>
      <w:r>
        <w:rPr>
          <w:b/>
        </w:rPr>
        <w:t>4</w:t>
      </w:r>
      <w:r>
        <w:t xml:space="preserve"> Interaction between </w:t>
      </w:r>
      <w:r w:rsidRPr="00231CA9">
        <w:rPr>
          <w:i/>
        </w:rPr>
        <w:t>ERAP1</w:t>
      </w:r>
      <w:r>
        <w:t xml:space="preserve"> and </w:t>
      </w:r>
      <w:r w:rsidRPr="00231CA9">
        <w:rPr>
          <w:i/>
        </w:rPr>
        <w:t>HLA-B</w:t>
      </w:r>
      <w:r>
        <w:t xml:space="preserve"> susceptibility alleles. For each stratified group, effect size for the </w:t>
      </w:r>
      <w:r w:rsidRPr="00DA1247">
        <w:rPr>
          <w:i/>
        </w:rPr>
        <w:t>ERAP1</w:t>
      </w:r>
      <w:r>
        <w:t xml:space="preserve"> variant rs30187 is given. Number of samples in each group (controls/cases) is given below the </w:t>
      </w:r>
      <w:r w:rsidRPr="00DA1247">
        <w:rPr>
          <w:i/>
        </w:rPr>
        <w:t>HLA-B*40</w:t>
      </w:r>
      <w:r>
        <w:t xml:space="preserve"> genotype.</w:t>
      </w:r>
    </w:p>
    <w:p w:rsidR="00CE3205" w:rsidRDefault="00CE3205"/>
    <w:p w:rsidR="00CE3205" w:rsidRDefault="00CE3205"/>
    <w:p w:rsidR="00CE3205" w:rsidRDefault="00CE3205">
      <w:pPr>
        <w:sectPr w:rsidR="00CE3205" w:rsidSect="00A079A0">
          <w:pgSz w:w="11906" w:h="16838"/>
          <w:pgMar w:top="720" w:right="720" w:bottom="720" w:left="720" w:header="708" w:footer="708" w:gutter="0"/>
          <w:cols w:space="708"/>
          <w:docGrid w:linePitch="360"/>
        </w:sectPr>
      </w:pPr>
    </w:p>
    <w:p w:rsidR="00231CA9" w:rsidRDefault="00CE3205" w:rsidP="00231CA9">
      <w:pPr>
        <w:rPr>
          <w:b/>
        </w:rPr>
      </w:pPr>
      <w:r>
        <w:rPr>
          <w:b/>
        </w:rPr>
        <w:lastRenderedPageBreak/>
        <w:t>Tables</w:t>
      </w:r>
    </w:p>
    <w:p w:rsidR="00311C7D" w:rsidRPr="00C5022F" w:rsidRDefault="00311C7D" w:rsidP="00311C7D">
      <w:pPr>
        <w:spacing w:line="240" w:lineRule="auto"/>
      </w:pPr>
      <w:r>
        <w:rPr>
          <w:b/>
        </w:rPr>
        <w:t>Table 1</w:t>
      </w:r>
      <w:r>
        <w:t xml:space="preserve"> Most significant polymorphic positions and imputed classical alleles associated with </w:t>
      </w:r>
      <w:proofErr w:type="spellStart"/>
      <w:r>
        <w:t>ankylosing</w:t>
      </w:r>
      <w:proofErr w:type="spellEnd"/>
      <w:r>
        <w:t xml:space="preserve"> </w:t>
      </w:r>
      <w:proofErr w:type="spellStart"/>
      <w:r>
        <w:t>spondylitis</w:t>
      </w:r>
      <w:proofErr w:type="spellEnd"/>
      <w:r>
        <w:t xml:space="preserve"> susceptibility (</w:t>
      </w:r>
      <w:r w:rsidRPr="0080632C">
        <w:rPr>
          <w:i/>
        </w:rPr>
        <w:t>P</w:t>
      </w:r>
      <w:r>
        <w:t xml:space="preserve">-value &lt; 1 </w:t>
      </w:r>
      <w:r>
        <w:rPr>
          <w:rFonts w:cstheme="minorHAnsi"/>
        </w:rPr>
        <w:t>×</w:t>
      </w:r>
      <w:r>
        <w:t xml:space="preserve"> 10</w:t>
      </w:r>
      <w:r w:rsidRPr="00D45657">
        <w:rPr>
          <w:vertAlign w:val="superscript"/>
        </w:rPr>
        <w:t>-2000</w:t>
      </w:r>
      <w:r>
        <w:t>).</w:t>
      </w:r>
    </w:p>
    <w:tbl>
      <w:tblPr>
        <w:tblStyle w:val="LightShading1"/>
        <w:tblW w:w="0" w:type="auto"/>
        <w:tblLook w:val="04A0"/>
      </w:tblPr>
      <w:tblGrid>
        <w:gridCol w:w="1222"/>
        <w:gridCol w:w="1271"/>
        <w:gridCol w:w="1278"/>
        <w:gridCol w:w="1522"/>
        <w:gridCol w:w="829"/>
        <w:gridCol w:w="456"/>
        <w:gridCol w:w="1281"/>
      </w:tblGrid>
      <w:tr w:rsidR="00311C7D" w:rsidRPr="009743E5" w:rsidTr="003C4BA7">
        <w:trPr>
          <w:cnfStyle w:val="100000000000"/>
          <w:trHeight w:val="300"/>
        </w:trPr>
        <w:tc>
          <w:tcPr>
            <w:cnfStyle w:val="001000000000"/>
            <w:tcW w:w="0" w:type="auto"/>
            <w:noWrap/>
            <w:vAlign w:val="center"/>
            <w:hideMark/>
          </w:tcPr>
          <w:p w:rsidR="00311C7D" w:rsidRPr="009743E5" w:rsidRDefault="00311C7D" w:rsidP="003C4BA7">
            <w:pPr>
              <w:jc w:val="center"/>
              <w:rPr>
                <w:rFonts w:ascii="Calibri" w:eastAsia="Times New Roman" w:hAnsi="Calibri" w:cs="Calibri"/>
                <w:color w:val="000000"/>
                <w:lang w:eastAsia="en-AU"/>
              </w:rPr>
            </w:pPr>
            <w:r w:rsidRPr="009743E5">
              <w:rPr>
                <w:rFonts w:ascii="Calibri" w:eastAsia="Times New Roman" w:hAnsi="Calibri" w:cs="Calibri"/>
                <w:color w:val="000000"/>
                <w:lang w:eastAsia="en-AU"/>
              </w:rPr>
              <w:t>P</w:t>
            </w:r>
            <w:r>
              <w:rPr>
                <w:rFonts w:ascii="Calibri" w:eastAsia="Times New Roman" w:hAnsi="Calibri" w:cs="Calibri"/>
                <w:color w:val="000000"/>
                <w:lang w:eastAsia="en-AU"/>
              </w:rPr>
              <w:t>osition</w:t>
            </w:r>
          </w:p>
        </w:tc>
        <w:tc>
          <w:tcPr>
            <w:tcW w:w="0" w:type="auto"/>
            <w:vAlign w:val="center"/>
          </w:tcPr>
          <w:p w:rsidR="00311C7D" w:rsidRDefault="00311C7D" w:rsidP="003C4BA7">
            <w:pPr>
              <w:jc w:val="center"/>
              <w:cnfStyle w:val="100000000000"/>
              <w:rPr>
                <w:rFonts w:ascii="Calibri" w:eastAsia="Times New Roman" w:hAnsi="Calibri" w:cs="Calibri"/>
                <w:color w:val="000000"/>
                <w:lang w:eastAsia="en-AU"/>
              </w:rPr>
            </w:pPr>
            <w:proofErr w:type="spellStart"/>
            <w:r>
              <w:rPr>
                <w:rFonts w:ascii="Calibri" w:eastAsia="Times New Roman" w:hAnsi="Calibri" w:cs="Calibri"/>
                <w:color w:val="000000"/>
                <w:lang w:eastAsia="en-AU"/>
              </w:rPr>
              <w:t>rs</w:t>
            </w:r>
            <w:proofErr w:type="spellEnd"/>
          </w:p>
        </w:tc>
        <w:tc>
          <w:tcPr>
            <w:tcW w:w="0" w:type="auto"/>
            <w:vAlign w:val="center"/>
          </w:tcPr>
          <w:p w:rsidR="00311C7D" w:rsidRDefault="00311C7D" w:rsidP="003C4BA7">
            <w:pPr>
              <w:jc w:val="center"/>
              <w:cnfStyle w:val="100000000000"/>
              <w:rPr>
                <w:rFonts w:ascii="Calibri" w:eastAsia="Times New Roman" w:hAnsi="Calibri" w:cs="Calibri"/>
                <w:color w:val="000000"/>
                <w:lang w:eastAsia="en-AU"/>
              </w:rPr>
            </w:pPr>
            <w:r>
              <w:rPr>
                <w:rFonts w:ascii="Calibri" w:eastAsia="Times New Roman" w:hAnsi="Calibri" w:cs="Calibri"/>
                <w:color w:val="000000"/>
                <w:lang w:eastAsia="en-AU"/>
              </w:rPr>
              <w:t>AA position</w:t>
            </w:r>
          </w:p>
        </w:tc>
        <w:tc>
          <w:tcPr>
            <w:tcW w:w="0" w:type="auto"/>
            <w:vAlign w:val="center"/>
          </w:tcPr>
          <w:p w:rsidR="00311C7D" w:rsidRDefault="00311C7D" w:rsidP="003C4BA7">
            <w:pPr>
              <w:jc w:val="center"/>
              <w:cnfStyle w:val="100000000000"/>
              <w:rPr>
                <w:rFonts w:ascii="Calibri" w:eastAsia="Times New Roman" w:hAnsi="Calibri" w:cs="Calibri"/>
                <w:color w:val="000000"/>
                <w:lang w:eastAsia="en-AU"/>
              </w:rPr>
            </w:pPr>
            <w:r>
              <w:rPr>
                <w:rFonts w:ascii="Calibri" w:eastAsia="Times New Roman" w:hAnsi="Calibri" w:cs="Calibri"/>
                <w:color w:val="000000"/>
                <w:lang w:eastAsia="en-AU"/>
              </w:rPr>
              <w:t>Classical allele</w:t>
            </w:r>
          </w:p>
        </w:tc>
        <w:tc>
          <w:tcPr>
            <w:tcW w:w="0" w:type="auto"/>
            <w:noWrap/>
            <w:vAlign w:val="center"/>
            <w:hideMark/>
          </w:tcPr>
          <w:p w:rsidR="00311C7D" w:rsidRPr="009743E5" w:rsidRDefault="00311C7D" w:rsidP="003C4BA7">
            <w:pPr>
              <w:jc w:val="center"/>
              <w:cnfStyle w:val="100000000000"/>
              <w:rPr>
                <w:rFonts w:ascii="Calibri" w:eastAsia="Times New Roman" w:hAnsi="Calibri" w:cs="Calibri"/>
                <w:color w:val="000000"/>
                <w:lang w:eastAsia="en-AU"/>
              </w:rPr>
            </w:pPr>
            <w:r>
              <w:rPr>
                <w:rFonts w:ascii="Calibri" w:eastAsia="Times New Roman" w:hAnsi="Calibri" w:cs="Calibri"/>
                <w:color w:val="000000"/>
                <w:lang w:eastAsia="en-AU"/>
              </w:rPr>
              <w:t>χ</w:t>
            </w:r>
            <w:r w:rsidRPr="009743E5">
              <w:rPr>
                <w:rFonts w:ascii="Calibri" w:eastAsia="Times New Roman" w:hAnsi="Calibri" w:cs="Calibri"/>
                <w:color w:val="000000"/>
                <w:vertAlign w:val="superscript"/>
                <w:lang w:eastAsia="en-AU"/>
              </w:rPr>
              <w:t>2</w:t>
            </w:r>
          </w:p>
        </w:tc>
        <w:tc>
          <w:tcPr>
            <w:tcW w:w="0" w:type="auto"/>
            <w:noWrap/>
            <w:vAlign w:val="center"/>
            <w:hideMark/>
          </w:tcPr>
          <w:p w:rsidR="00311C7D" w:rsidRPr="009743E5" w:rsidRDefault="00311C7D" w:rsidP="003C4BA7">
            <w:pPr>
              <w:jc w:val="center"/>
              <w:cnfStyle w:val="100000000000"/>
              <w:rPr>
                <w:rFonts w:ascii="Calibri" w:eastAsia="Times New Roman" w:hAnsi="Calibri" w:cs="Calibri"/>
                <w:color w:val="000000"/>
                <w:lang w:eastAsia="en-AU"/>
              </w:rPr>
            </w:pPr>
            <w:r w:rsidRPr="009743E5">
              <w:rPr>
                <w:rFonts w:ascii="Calibri" w:eastAsia="Times New Roman" w:hAnsi="Calibri" w:cs="Calibri"/>
                <w:color w:val="000000"/>
                <w:lang w:eastAsia="en-AU"/>
              </w:rPr>
              <w:t>DF</w:t>
            </w:r>
          </w:p>
        </w:tc>
        <w:tc>
          <w:tcPr>
            <w:tcW w:w="0" w:type="auto"/>
            <w:noWrap/>
            <w:vAlign w:val="center"/>
            <w:hideMark/>
          </w:tcPr>
          <w:p w:rsidR="00311C7D" w:rsidRPr="009743E5" w:rsidRDefault="00311C7D" w:rsidP="003C4BA7">
            <w:pPr>
              <w:jc w:val="center"/>
              <w:cnfStyle w:val="100000000000"/>
              <w:rPr>
                <w:rFonts w:ascii="Calibri" w:eastAsia="Times New Roman" w:hAnsi="Calibri" w:cs="Calibri"/>
                <w:color w:val="000000"/>
                <w:lang w:eastAsia="en-AU"/>
              </w:rPr>
            </w:pPr>
            <w:r w:rsidRPr="009743E5">
              <w:rPr>
                <w:rFonts w:ascii="Calibri" w:eastAsia="Times New Roman" w:hAnsi="Calibri" w:cs="Calibri"/>
                <w:i/>
                <w:color w:val="000000"/>
                <w:lang w:eastAsia="en-AU"/>
              </w:rPr>
              <w:t>P</w:t>
            </w:r>
            <w:r>
              <w:rPr>
                <w:rFonts w:ascii="Calibri" w:eastAsia="Times New Roman" w:hAnsi="Calibri" w:cs="Calibri"/>
                <w:color w:val="000000"/>
                <w:lang w:eastAsia="en-AU"/>
              </w:rPr>
              <w:t>-value</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829</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FF7433">
              <w:rPr>
                <w:rFonts w:ascii="Calibri" w:eastAsia="Times New Roman" w:hAnsi="Calibri" w:cs="Calibri"/>
                <w:color w:val="000000"/>
                <w:lang w:eastAsia="en-AU"/>
              </w:rPr>
              <w:t>rs41558317</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823</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-3221</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180</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FF7433">
              <w:rPr>
                <w:rFonts w:ascii="Calibri" w:eastAsia="Times New Roman" w:hAnsi="Calibri" w:cs="Calibri"/>
                <w:color w:val="000000"/>
                <w:lang w:eastAsia="en-AU"/>
              </w:rPr>
              <w:t>rs1071652</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841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3</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-3221</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180</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97</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857</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5</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-322</w:t>
            </w:r>
            <w:r>
              <w:rPr>
                <w:rFonts w:ascii="Calibri" w:eastAsia="Times New Roman" w:hAnsi="Calibri" w:cs="Calibri"/>
                <w:color w:val="000000"/>
                <w:vertAlign w:val="superscript"/>
                <w:lang w:eastAsia="en-AU"/>
              </w:rPr>
              <w:t>1</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272</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HLA-B*27</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820</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-322</w:t>
            </w:r>
            <w:r>
              <w:rPr>
                <w:rFonts w:ascii="Calibri" w:eastAsia="Times New Roman" w:hAnsi="Calibri" w:cs="Calibri"/>
                <w:color w:val="000000"/>
                <w:vertAlign w:val="superscript"/>
                <w:lang w:eastAsia="en-AU"/>
              </w:rPr>
              <w:t>1</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179</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rs1140412</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823</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-3219</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506</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70</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81</w:t>
            </w:r>
            <w:r>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3</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-3215</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129</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114</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40</w:t>
            </w:r>
            <w:r>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-3128</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130</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rs709055</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401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-3128</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131</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rs1050628</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38</w:t>
            </w:r>
            <w:r>
              <w:rPr>
                <w:rFonts w:ascii="Calibri" w:eastAsia="Times New Roman" w:hAnsi="Calibri" w:cs="Calibri"/>
                <w:color w:val="000000"/>
                <w:lang w:eastAsia="en-AU"/>
              </w:rPr>
              <w:t>9</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-3127</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272</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HLA-B*2705</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14</w:t>
            </w:r>
            <w:r>
              <w:rPr>
                <w:rFonts w:ascii="Calibri" w:eastAsia="Times New Roman" w:hAnsi="Calibri" w:cs="Calibri"/>
                <w:color w:val="000000"/>
                <w:lang w:eastAsia="en-AU"/>
              </w:rPr>
              <w:t>,</w:t>
            </w:r>
            <w:r w:rsidRPr="009743E5">
              <w:rPr>
                <w:rFonts w:ascii="Calibri" w:eastAsia="Times New Roman" w:hAnsi="Calibri" w:cs="Calibri"/>
                <w:color w:val="000000"/>
                <w:lang w:eastAsia="en-AU"/>
              </w:rPr>
              <w:t>2</w:t>
            </w:r>
            <w:r>
              <w:rPr>
                <w:rFonts w:ascii="Calibri" w:eastAsia="Times New Roman" w:hAnsi="Calibri" w:cs="Calibri"/>
                <w:color w:val="000000"/>
                <w:lang w:eastAsia="en-AU"/>
              </w:rPr>
              <w:t>20</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-3090</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834</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rs3819282</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13</w:t>
            </w:r>
            <w:r>
              <w:rPr>
                <w:rFonts w:ascii="Calibri" w:eastAsia="Times New Roman" w:hAnsi="Calibri" w:cs="Calibri"/>
                <w:color w:val="000000"/>
                <w:lang w:eastAsia="en-AU"/>
              </w:rPr>
              <w:t>,</w:t>
            </w:r>
            <w:r w:rsidRPr="009743E5">
              <w:rPr>
                <w:rFonts w:ascii="Calibri" w:eastAsia="Times New Roman" w:hAnsi="Calibri" w:cs="Calibri"/>
                <w:color w:val="000000"/>
                <w:lang w:eastAsia="en-AU"/>
              </w:rPr>
              <w:t>798</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-2999</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345</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BD100B">
              <w:rPr>
                <w:rFonts w:ascii="Calibri" w:eastAsia="Times New Roman" w:hAnsi="Calibri" w:cs="Calibri"/>
                <w:color w:val="000000"/>
                <w:lang w:eastAsia="en-AU"/>
              </w:rPr>
              <w:t>rs3819299</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13</w:t>
            </w:r>
            <w:r>
              <w:rPr>
                <w:rFonts w:ascii="Calibri" w:eastAsia="Times New Roman" w:hAnsi="Calibri" w:cs="Calibri"/>
                <w:color w:val="000000"/>
                <w:lang w:eastAsia="en-AU"/>
              </w:rPr>
              <w:t>,</w:t>
            </w:r>
            <w:r w:rsidRPr="009743E5">
              <w:rPr>
                <w:rFonts w:ascii="Calibri" w:eastAsia="Times New Roman" w:hAnsi="Calibri" w:cs="Calibri"/>
                <w:color w:val="000000"/>
                <w:lang w:eastAsia="en-AU"/>
              </w:rPr>
              <w:t>757</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-2990</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346</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rs3819299</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13</w:t>
            </w:r>
            <w:r>
              <w:rPr>
                <w:rFonts w:ascii="Calibri" w:eastAsia="Times New Roman" w:hAnsi="Calibri" w:cs="Calibri"/>
                <w:color w:val="000000"/>
                <w:lang w:eastAsia="en-AU"/>
              </w:rPr>
              <w:t>,</w:t>
            </w:r>
            <w:r w:rsidRPr="009743E5">
              <w:rPr>
                <w:rFonts w:ascii="Calibri" w:eastAsia="Times New Roman" w:hAnsi="Calibri" w:cs="Calibri"/>
                <w:color w:val="000000"/>
                <w:lang w:eastAsia="en-AU"/>
              </w:rPr>
              <w:t>757</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-2990</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451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646</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rs4463302</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898</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-2803</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485</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77</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87</w:t>
            </w:r>
            <w:r>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-2795</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486</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rs1131217</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849</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-2793</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377</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108</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rs2394967</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61</w:t>
            </w:r>
            <w:r>
              <w:rPr>
                <w:rFonts w:ascii="Calibri" w:eastAsia="Times New Roman" w:hAnsi="Calibri" w:cs="Calibri"/>
                <w:color w:val="000000"/>
                <w:lang w:eastAsia="en-AU"/>
              </w:rPr>
              <w:t>3</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-2524</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381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125</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rs6905036</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55</w:t>
            </w:r>
            <w:r>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-2511</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208</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rs41556113</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929</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-2376</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843</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rs41553720</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10</w:t>
            </w:r>
            <w:r>
              <w:rPr>
                <w:rFonts w:ascii="Calibri" w:eastAsia="Times New Roman" w:hAnsi="Calibri" w:cs="Calibri"/>
                <w:color w:val="000000"/>
                <w:lang w:eastAsia="en-AU"/>
              </w:rPr>
              <w:t>,</w:t>
            </w:r>
            <w:r w:rsidRPr="009743E5">
              <w:rPr>
                <w:rFonts w:ascii="Calibri" w:eastAsia="Times New Roman" w:hAnsi="Calibri" w:cs="Calibri"/>
                <w:color w:val="000000"/>
                <w:lang w:eastAsia="en-AU"/>
              </w:rPr>
              <w:t>299</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2</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-2237</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515</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67</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9</w:t>
            </w:r>
            <w:r>
              <w:rPr>
                <w:rFonts w:ascii="Calibri" w:eastAsia="Times New Roman" w:hAnsi="Calibri" w:cs="Calibri"/>
                <w:color w:val="000000"/>
                <w:lang w:eastAsia="en-AU"/>
              </w:rPr>
              <w:t>,</w:t>
            </w:r>
            <w:r w:rsidRPr="009743E5">
              <w:rPr>
                <w:rFonts w:ascii="Calibri" w:eastAsia="Times New Roman" w:hAnsi="Calibri" w:cs="Calibri"/>
                <w:color w:val="000000"/>
                <w:lang w:eastAsia="en-AU"/>
              </w:rPr>
              <w:t>741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4</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-2112</w:t>
            </w:r>
          </w:p>
        </w:tc>
      </w:tr>
      <w:tr w:rsidR="00311C7D" w:rsidRPr="009743E5" w:rsidTr="003C4BA7">
        <w:trPr>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432</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515</w:t>
            </w:r>
          </w:p>
        </w:tc>
        <w:tc>
          <w:tcPr>
            <w:tcW w:w="0" w:type="auto"/>
            <w:vAlign w:val="center"/>
          </w:tcPr>
          <w:p w:rsidR="00311C7D" w:rsidRPr="009743E5" w:rsidRDefault="00311C7D" w:rsidP="003C4BA7">
            <w:pPr>
              <w:cnfStyle w:val="000000000000"/>
              <w:rPr>
                <w:rFonts w:ascii="Calibri" w:eastAsia="Times New Roman" w:hAnsi="Calibri" w:cs="Calibri"/>
                <w:color w:val="000000"/>
                <w:lang w:eastAsia="en-AU"/>
              </w:rPr>
            </w:pPr>
            <w:r w:rsidRPr="00441019">
              <w:rPr>
                <w:rFonts w:ascii="Calibri" w:eastAsia="Times New Roman" w:hAnsi="Calibri" w:cs="Calibri"/>
                <w:color w:val="000000"/>
                <w:lang w:eastAsia="en-AU"/>
              </w:rPr>
              <w:t>rs1071816</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0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9</w:t>
            </w:r>
            <w:r>
              <w:rPr>
                <w:rFonts w:ascii="Calibri" w:eastAsia="Times New Roman" w:hAnsi="Calibri" w:cs="Calibri"/>
                <w:color w:val="000000"/>
                <w:lang w:eastAsia="en-AU"/>
              </w:rPr>
              <w:t>,</w:t>
            </w:r>
            <w:r w:rsidRPr="009743E5">
              <w:rPr>
                <w:rFonts w:ascii="Calibri" w:eastAsia="Times New Roman" w:hAnsi="Calibri" w:cs="Calibri"/>
                <w:color w:val="000000"/>
                <w:lang w:eastAsia="en-AU"/>
              </w:rPr>
              <w:t>72</w:t>
            </w:r>
            <w:r>
              <w:rPr>
                <w:rFonts w:ascii="Calibri" w:eastAsia="Times New Roman" w:hAnsi="Calibri" w:cs="Calibri"/>
                <w:color w:val="000000"/>
                <w:lang w:eastAsia="en-AU"/>
              </w:rPr>
              <w:t>5</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sidRPr="009743E5">
              <w:rPr>
                <w:rFonts w:ascii="Calibri" w:eastAsia="Times New Roman" w:hAnsi="Calibri" w:cs="Calibri"/>
                <w:color w:val="000000"/>
                <w:lang w:eastAsia="en-AU"/>
              </w:rPr>
              <w:t>3</w:t>
            </w:r>
          </w:p>
        </w:tc>
        <w:tc>
          <w:tcPr>
            <w:tcW w:w="0" w:type="auto"/>
            <w:noWrap/>
            <w:hideMark/>
          </w:tcPr>
          <w:p w:rsidR="00311C7D" w:rsidRPr="009743E5" w:rsidRDefault="00311C7D" w:rsidP="003C4BA7">
            <w:pPr>
              <w:jc w:val="right"/>
              <w:cnfStyle w:val="0000000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-2110</w:t>
            </w:r>
          </w:p>
        </w:tc>
      </w:tr>
      <w:tr w:rsidR="00311C7D" w:rsidRPr="009743E5" w:rsidTr="003C4BA7">
        <w:trPr>
          <w:cnfStyle w:val="000000100000"/>
          <w:trHeight w:val="300"/>
        </w:trPr>
        <w:tc>
          <w:tcPr>
            <w:cnfStyle w:val="001000000000"/>
            <w:tcW w:w="0" w:type="auto"/>
            <w:noWrap/>
            <w:vAlign w:val="center"/>
            <w:hideMark/>
          </w:tcPr>
          <w:p w:rsidR="00311C7D" w:rsidRPr="009743E5" w:rsidRDefault="00311C7D" w:rsidP="003C4BA7">
            <w:pPr>
              <w:jc w:val="right"/>
              <w:rPr>
                <w:rFonts w:ascii="Calibri" w:eastAsia="Times New Roman" w:hAnsi="Calibri" w:cs="Calibri"/>
                <w:color w:val="000000"/>
                <w:lang w:eastAsia="en-AU"/>
              </w:rPr>
            </w:pPr>
            <w:r w:rsidRPr="009743E5">
              <w:rPr>
                <w:rFonts w:ascii="Calibri" w:eastAsia="Times New Roman" w:hAnsi="Calibri" w:cs="Calibri"/>
                <w:color w:val="000000"/>
                <w:lang w:eastAsia="en-AU"/>
              </w:rPr>
              <w:t>31</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518</w:t>
            </w:r>
            <w:r>
              <w:rPr>
                <w:rFonts w:ascii="Calibri" w:eastAsia="Times New Roman" w:hAnsi="Calibri" w:cs="Calibri"/>
                <w:color w:val="000000"/>
                <w:lang w:eastAsia="en-AU"/>
              </w:rPr>
              <w:t>,</w:t>
            </w:r>
            <w:r w:rsidRPr="009743E5">
              <w:rPr>
                <w:rFonts w:ascii="Calibri" w:eastAsia="Times New Roman" w:hAnsi="Calibri" w:cs="Calibri"/>
                <w:color w:val="000000"/>
                <w:lang w:eastAsia="en-AU"/>
              </w:rPr>
              <w:t>387</w:t>
            </w:r>
          </w:p>
        </w:tc>
        <w:tc>
          <w:tcPr>
            <w:tcW w:w="0" w:type="auto"/>
            <w:vAlign w:val="center"/>
          </w:tcPr>
          <w:p w:rsidR="00311C7D" w:rsidRPr="009743E5" w:rsidRDefault="00311C7D" w:rsidP="003C4BA7">
            <w:pPr>
              <w:cnfStyle w:val="000000100000"/>
              <w:rPr>
                <w:rFonts w:ascii="Calibri" w:eastAsia="Times New Roman" w:hAnsi="Calibri" w:cs="Calibri"/>
                <w:color w:val="000000"/>
                <w:lang w:eastAsia="en-AU"/>
              </w:rPr>
            </w:pPr>
            <w:r w:rsidRPr="00441019">
              <w:rPr>
                <w:rFonts w:ascii="Calibri" w:eastAsia="Times New Roman" w:hAnsi="Calibri" w:cs="Calibri"/>
                <w:color w:val="000000"/>
                <w:lang w:eastAsia="en-AU"/>
              </w:rPr>
              <w:t>rs2844510</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vAlign w:val="center"/>
          </w:tcPr>
          <w:p w:rsidR="00311C7D" w:rsidRPr="009743E5" w:rsidRDefault="00311C7D" w:rsidP="003C4BA7">
            <w:pPr>
              <w:jc w:val="center"/>
              <w:cnfStyle w:val="000000100000"/>
              <w:rPr>
                <w:rFonts w:ascii="Calibri" w:eastAsia="Times New Roman" w:hAnsi="Calibri" w:cs="Calibri"/>
                <w:color w:val="000000"/>
                <w:lang w:eastAsia="en-AU"/>
              </w:rPr>
            </w:pPr>
            <w:r>
              <w:rPr>
                <w:rFonts w:ascii="Calibri" w:eastAsia="Times New Roman" w:hAnsi="Calibri" w:cs="Calibri"/>
                <w:color w:val="000000"/>
                <w:lang w:eastAsia="en-AU"/>
              </w:rPr>
              <w:t>-</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9</w:t>
            </w:r>
            <w:r>
              <w:rPr>
                <w:rFonts w:ascii="Calibri" w:eastAsia="Times New Roman" w:hAnsi="Calibri" w:cs="Calibri"/>
                <w:color w:val="000000"/>
                <w:lang w:eastAsia="en-AU"/>
              </w:rPr>
              <w:t>,</w:t>
            </w:r>
            <w:r w:rsidRPr="009743E5">
              <w:rPr>
                <w:rFonts w:ascii="Calibri" w:eastAsia="Times New Roman" w:hAnsi="Calibri" w:cs="Calibri"/>
                <w:color w:val="000000"/>
                <w:lang w:eastAsia="en-AU"/>
              </w:rPr>
              <w:t>52</w:t>
            </w:r>
            <w:r>
              <w:rPr>
                <w:rFonts w:ascii="Calibri" w:eastAsia="Times New Roman" w:hAnsi="Calibri" w:cs="Calibri"/>
                <w:color w:val="000000"/>
                <w:lang w:eastAsia="en-AU"/>
              </w:rPr>
              <w:t>5</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sidRPr="009743E5">
              <w:rPr>
                <w:rFonts w:ascii="Calibri" w:eastAsia="Times New Roman" w:hAnsi="Calibri" w:cs="Calibri"/>
                <w:color w:val="000000"/>
                <w:lang w:eastAsia="en-AU"/>
              </w:rPr>
              <w:t>1</w:t>
            </w:r>
          </w:p>
        </w:tc>
        <w:tc>
          <w:tcPr>
            <w:tcW w:w="0" w:type="auto"/>
            <w:noWrap/>
            <w:hideMark/>
          </w:tcPr>
          <w:p w:rsidR="00311C7D" w:rsidRPr="009743E5" w:rsidRDefault="00311C7D" w:rsidP="003C4BA7">
            <w:pPr>
              <w:jc w:val="right"/>
              <w:cnfStyle w:val="000000100000"/>
              <w:rPr>
                <w:rFonts w:ascii="Calibri" w:eastAsia="Times New Roman" w:hAnsi="Calibri" w:cs="Calibri"/>
                <w:color w:val="000000"/>
                <w:lang w:eastAsia="en-AU"/>
              </w:rPr>
            </w:pPr>
            <w:r>
              <w:rPr>
                <w:rFonts w:ascii="Calibri" w:eastAsia="Times New Roman" w:hAnsi="Calibri" w:cs="Calibri"/>
                <w:color w:val="000000"/>
                <w:lang w:eastAsia="en-AU"/>
              </w:rPr>
              <w:t>&lt; 10</w:t>
            </w:r>
            <w:r w:rsidRPr="009743E5">
              <w:rPr>
                <w:rFonts w:ascii="Calibri" w:eastAsia="Times New Roman" w:hAnsi="Calibri" w:cs="Calibri"/>
                <w:color w:val="000000"/>
                <w:vertAlign w:val="superscript"/>
                <w:lang w:eastAsia="en-AU"/>
              </w:rPr>
              <w:t>-</w:t>
            </w:r>
            <w:commentRangeStart w:id="2"/>
            <w:r w:rsidRPr="009743E5">
              <w:rPr>
                <w:rFonts w:ascii="Calibri" w:eastAsia="Times New Roman" w:hAnsi="Calibri" w:cs="Calibri"/>
                <w:color w:val="000000"/>
                <w:vertAlign w:val="superscript"/>
                <w:lang w:eastAsia="en-AU"/>
              </w:rPr>
              <w:t>2071</w:t>
            </w:r>
            <w:commentRangeEnd w:id="2"/>
            <w:r w:rsidR="00F62C1C">
              <w:rPr>
                <w:rStyle w:val="CommentReference"/>
                <w:color w:val="auto"/>
              </w:rPr>
              <w:commentReference w:id="2"/>
            </w:r>
          </w:p>
        </w:tc>
      </w:tr>
    </w:tbl>
    <w:p w:rsidR="00FF7118" w:rsidRDefault="00FF7118" w:rsidP="00231CA9">
      <w:pPr>
        <w:rPr>
          <w:b/>
        </w:rPr>
      </w:pPr>
    </w:p>
    <w:p w:rsidR="00137D27" w:rsidRDefault="00137D27">
      <w:pPr>
        <w:rPr>
          <w:b/>
        </w:rPr>
      </w:pPr>
      <w:r>
        <w:rPr>
          <w:b/>
        </w:rPr>
        <w:br w:type="page"/>
      </w:r>
    </w:p>
    <w:p w:rsidR="00FF7118" w:rsidRDefault="00FF7118">
      <w:pPr>
        <w:rPr>
          <w:b/>
        </w:rPr>
      </w:pPr>
      <w:r>
        <w:rPr>
          <w:b/>
        </w:rPr>
        <w:lastRenderedPageBreak/>
        <w:t xml:space="preserve">Table 2 </w:t>
      </w:r>
      <w:r>
        <w:t xml:space="preserve">Evidence </w:t>
      </w:r>
      <w:del w:id="3" w:author="David Evans" w:date="2014-08-13T11:05:00Z">
        <w:r w:rsidDel="00F62C1C">
          <w:delText xml:space="preserve">of </w:delText>
        </w:r>
      </w:del>
      <w:ins w:id="4" w:author="David Evans" w:date="2014-08-13T11:05:00Z">
        <w:r w:rsidR="00F62C1C">
          <w:t xml:space="preserve">for </w:t>
        </w:r>
      </w:ins>
      <w:r>
        <w:t>association</w:t>
      </w:r>
      <w:r w:rsidR="00157D58">
        <w:t xml:space="preserve"> of HLA-B alleles with susceptibility to </w:t>
      </w:r>
      <w:proofErr w:type="spellStart"/>
      <w:r w:rsidR="00157D58">
        <w:t>ankylosing</w:t>
      </w:r>
      <w:proofErr w:type="spellEnd"/>
      <w:r w:rsidR="00157D58">
        <w:t xml:space="preserve"> </w:t>
      </w:r>
      <w:proofErr w:type="spellStart"/>
      <w:r w:rsidR="00157D58">
        <w:t>spondylitis</w:t>
      </w:r>
      <w:proofErr w:type="spellEnd"/>
      <w:r w:rsidR="00157D58">
        <w:t>.</w:t>
      </w:r>
    </w:p>
    <w:tbl>
      <w:tblPr>
        <w:tblW w:w="0" w:type="auto"/>
        <w:tblCellMar>
          <w:left w:w="0" w:type="dxa"/>
          <w:right w:w="0" w:type="dxa"/>
        </w:tblCellMar>
        <w:tblLook w:val="0420"/>
      </w:tblPr>
      <w:tblGrid>
        <w:gridCol w:w="1137"/>
        <w:gridCol w:w="1275"/>
        <w:gridCol w:w="2388"/>
        <w:gridCol w:w="2148"/>
      </w:tblGrid>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Round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Allele</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OR (95%)</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PVAL</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1</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27:05</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62.41 (56.90-68.45)</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&lt; 1 × 10</w:t>
            </w:r>
            <w:r w:rsidRPr="00FF7118">
              <w:rPr>
                <w:rFonts w:cs="Times New Roman"/>
                <w:color w:val="000000" w:themeColor="text1"/>
                <w:kern w:val="24"/>
                <w:position w:val="11"/>
                <w:sz w:val="24"/>
                <w:szCs w:val="24"/>
                <w:vertAlign w:val="superscript"/>
                <w:lang w:val="en-GB"/>
              </w:rPr>
              <w:t>-321</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2</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27:02</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43.41 (29.80-63.23)</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1.07 × 10</w:t>
            </w:r>
            <w:r w:rsidRPr="00FF7118">
              <w:rPr>
                <w:rFonts w:cs="Times New Roman"/>
                <w:color w:val="000000" w:themeColor="text1"/>
                <w:kern w:val="24"/>
                <w:position w:val="11"/>
                <w:sz w:val="24"/>
                <w:szCs w:val="24"/>
                <w:vertAlign w:val="superscript"/>
                <w:lang w:val="en-GB"/>
              </w:rPr>
              <w:t>-122</w:t>
            </w:r>
            <w:bookmarkStart w:id="5" w:name="_GoBack"/>
            <w:bookmarkEnd w:id="5"/>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3</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07:02</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0.82 (0.74-0.91)</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5.04 × 10</w:t>
            </w:r>
            <w:r w:rsidRPr="00FF7118">
              <w:rPr>
                <w:rFonts w:cs="Times New Roman"/>
                <w:color w:val="000000" w:themeColor="text1"/>
                <w:kern w:val="24"/>
                <w:position w:val="11"/>
                <w:sz w:val="24"/>
                <w:szCs w:val="24"/>
                <w:vertAlign w:val="superscript"/>
                <w:lang w:val="en-GB"/>
              </w:rPr>
              <w:t>-6</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57:01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 xml:space="preserve"> 0.75 (0.61-0.92)</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5.13 × 10</w:t>
            </w:r>
            <w:r w:rsidRPr="00FF7118">
              <w:rPr>
                <w:rFonts w:cs="Times New Roman"/>
                <w:color w:val="000000" w:themeColor="text1"/>
                <w:kern w:val="24"/>
                <w:position w:val="11"/>
                <w:sz w:val="24"/>
                <w:szCs w:val="24"/>
                <w:vertAlign w:val="superscript"/>
                <w:lang w:val="en-GB"/>
              </w:rPr>
              <w:t>-4</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5</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51:01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1.33 (1.14- 1.56)</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2.14 × 10</w:t>
            </w:r>
            <w:r w:rsidRPr="00FF7118">
              <w:rPr>
                <w:rFonts w:cs="Times New Roman"/>
                <w:color w:val="000000" w:themeColor="text1"/>
                <w:kern w:val="24"/>
                <w:position w:val="11"/>
                <w:sz w:val="24"/>
                <w:szCs w:val="24"/>
                <w:vertAlign w:val="superscript"/>
                <w:lang w:val="en-GB"/>
              </w:rPr>
              <w:t>-3</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6</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47:</w:t>
            </w:r>
            <w:commentRangeStart w:id="6"/>
            <w:r w:rsidRPr="00FF7118">
              <w:rPr>
                <w:rFonts w:cs="Times New Roman"/>
                <w:color w:val="000000" w:themeColor="text1"/>
                <w:kern w:val="24"/>
                <w:sz w:val="24"/>
                <w:szCs w:val="24"/>
                <w:lang w:val="en-GB"/>
              </w:rPr>
              <w:t>01</w:t>
            </w:r>
            <w:commentRangeEnd w:id="6"/>
            <w:r w:rsidR="00637EF7">
              <w:rPr>
                <w:rStyle w:val="CommentReference"/>
              </w:rPr>
              <w:commentReference w:id="6"/>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2.35 (1.43-3.86)</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2.25 × 10</w:t>
            </w:r>
            <w:r w:rsidRPr="00FF7118">
              <w:rPr>
                <w:rFonts w:cs="Times New Roman"/>
                <w:color w:val="000000" w:themeColor="text1"/>
                <w:kern w:val="24"/>
                <w:position w:val="11"/>
                <w:sz w:val="24"/>
                <w:szCs w:val="24"/>
                <w:vertAlign w:val="superscript"/>
                <w:lang w:val="en-GB"/>
              </w:rPr>
              <w:t>-3</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7</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40:02</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1.59 (1.19-2.14)</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4.65 × 10</w:t>
            </w:r>
            <w:r w:rsidRPr="00FF7118">
              <w:rPr>
                <w:rFonts w:cs="Times New Roman"/>
                <w:color w:val="000000" w:themeColor="text1"/>
                <w:kern w:val="24"/>
                <w:position w:val="11"/>
                <w:sz w:val="24"/>
                <w:szCs w:val="24"/>
                <w:vertAlign w:val="superscript"/>
                <w:lang w:val="en-GB"/>
              </w:rPr>
              <w:t>-3</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8</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13:02</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1.43 (1.14-1.80)</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4.29 × 10</w:t>
            </w:r>
            <w:r w:rsidRPr="00FF7118">
              <w:rPr>
                <w:rFonts w:cs="Times New Roman"/>
                <w:color w:val="000000" w:themeColor="text1"/>
                <w:kern w:val="24"/>
                <w:position w:val="11"/>
                <w:sz w:val="24"/>
                <w:szCs w:val="24"/>
                <w:vertAlign w:val="superscript"/>
                <w:lang w:val="en-GB"/>
              </w:rPr>
              <w:t>-3</w:t>
            </w:r>
          </w:p>
        </w:tc>
      </w:tr>
      <w:tr w:rsidR="00FF7118" w:rsidRPr="00FF7118" w:rsidTr="00FF7118">
        <w:tc>
          <w:tcPr>
            <w:tcW w:w="11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9</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40:01</w:t>
            </w:r>
          </w:p>
        </w:tc>
        <w:tc>
          <w:tcPr>
            <w:tcW w:w="238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jc w:val="center"/>
              <w:rPr>
                <w:rFonts w:cs="Times New Roman"/>
                <w:sz w:val="24"/>
                <w:szCs w:val="24"/>
                <w:lang w:val="en-GB"/>
              </w:rPr>
            </w:pPr>
            <w:r w:rsidRPr="00FF7118">
              <w:rPr>
                <w:rFonts w:cs="Times New Roman"/>
                <w:color w:val="000000" w:themeColor="text1"/>
                <w:kern w:val="24"/>
                <w:sz w:val="24"/>
                <w:szCs w:val="24"/>
                <w:lang w:val="en-GB"/>
              </w:rPr>
              <w:t>1.22 (1.06-1.40)</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4.93 × 10</w:t>
            </w:r>
            <w:r w:rsidRPr="00FF7118">
              <w:rPr>
                <w:rFonts w:cs="Times New Roman"/>
                <w:color w:val="000000" w:themeColor="text1"/>
                <w:kern w:val="24"/>
                <w:position w:val="11"/>
                <w:sz w:val="24"/>
                <w:szCs w:val="24"/>
                <w:vertAlign w:val="superscript"/>
                <w:lang w:val="en-GB"/>
              </w:rPr>
              <w:t>-3</w:t>
            </w:r>
          </w:p>
        </w:tc>
      </w:tr>
      <w:tr w:rsidR="00FF7118" w:rsidRPr="00FF7118" w:rsidTr="0045186A">
        <w:tc>
          <w:tcPr>
            <w:tcW w:w="4800"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eastAsia="Times New Roman" w:cs="Times New Roman"/>
                <w:sz w:val="24"/>
                <w:szCs w:val="24"/>
                <w:lang w:val="en-GB"/>
              </w:rPr>
            </w:pPr>
            <w:r w:rsidRPr="00FF7118">
              <w:rPr>
                <w:rFonts w:cs="Times New Roman"/>
                <w:color w:val="000000" w:themeColor="text1"/>
                <w:kern w:val="24"/>
                <w:sz w:val="24"/>
                <w:szCs w:val="24"/>
                <w:lang w:val="en-GB"/>
              </w:rPr>
              <w:t>All other alleles</w:t>
            </w:r>
          </w:p>
        </w:tc>
        <w:tc>
          <w:tcPr>
            <w:tcW w:w="214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F7118" w:rsidRPr="00FF7118" w:rsidRDefault="00FF7118" w:rsidP="00FF7118">
            <w:pPr>
              <w:spacing w:after="0" w:line="240" w:lineRule="auto"/>
              <w:rPr>
                <w:rFonts w:cs="Times New Roman"/>
                <w:sz w:val="24"/>
                <w:szCs w:val="24"/>
                <w:lang w:val="en-GB"/>
              </w:rPr>
            </w:pPr>
            <w:r w:rsidRPr="00FF7118">
              <w:rPr>
                <w:rFonts w:cs="Times New Roman"/>
                <w:color w:val="000000" w:themeColor="text1"/>
                <w:kern w:val="24"/>
                <w:sz w:val="24"/>
                <w:szCs w:val="24"/>
                <w:lang w:val="en-GB"/>
              </w:rPr>
              <w:t>&gt; 0.05</w:t>
            </w:r>
          </w:p>
        </w:tc>
      </w:tr>
    </w:tbl>
    <w:p w:rsidR="00CE3205" w:rsidRDefault="00CE3205" w:rsidP="00231CA9">
      <w:pPr>
        <w:rPr>
          <w:b/>
        </w:rPr>
      </w:pPr>
    </w:p>
    <w:p w:rsidR="0050302E" w:rsidRDefault="0050302E">
      <w:pPr>
        <w:rPr>
          <w:b/>
        </w:rPr>
      </w:pPr>
      <w:r>
        <w:rPr>
          <w:b/>
        </w:rPr>
        <w:br w:type="page"/>
      </w:r>
    </w:p>
    <w:p w:rsidR="0050302E" w:rsidRDefault="0050302E" w:rsidP="0050302E">
      <w:r w:rsidRPr="001B02EE">
        <w:rPr>
          <w:b/>
        </w:rPr>
        <w:lastRenderedPageBreak/>
        <w:t xml:space="preserve">Table </w:t>
      </w:r>
      <w:r w:rsidR="00FF7118">
        <w:rPr>
          <w:b/>
        </w:rPr>
        <w:t>3</w:t>
      </w:r>
      <w:r>
        <w:t xml:space="preserve"> Haplotype analysis of SNPs encoding the amino acid 97 of HLA-B</w:t>
      </w:r>
    </w:p>
    <w:tbl>
      <w:tblPr>
        <w:tblStyle w:val="TableGrid"/>
        <w:tblW w:w="15843" w:type="dxa"/>
        <w:tblLayout w:type="fixed"/>
        <w:tblLook w:val="04A0"/>
      </w:tblPr>
      <w:tblGrid>
        <w:gridCol w:w="1668"/>
        <w:gridCol w:w="1559"/>
        <w:gridCol w:w="1559"/>
        <w:gridCol w:w="1559"/>
        <w:gridCol w:w="1276"/>
        <w:gridCol w:w="1276"/>
        <w:gridCol w:w="1134"/>
        <w:gridCol w:w="1134"/>
        <w:gridCol w:w="850"/>
        <w:gridCol w:w="851"/>
        <w:gridCol w:w="992"/>
        <w:gridCol w:w="992"/>
        <w:gridCol w:w="993"/>
      </w:tblGrid>
      <w:tr w:rsidR="0050302E" w:rsidRPr="00824DF6" w:rsidTr="003C4BA7">
        <w:trPr>
          <w:trHeight w:val="300"/>
        </w:trPr>
        <w:tc>
          <w:tcPr>
            <w:tcW w:w="3227" w:type="dxa"/>
            <w:gridSpan w:val="2"/>
            <w:vMerge w:val="restart"/>
            <w:noWrap/>
            <w:hideMark/>
          </w:tcPr>
          <w:p w:rsidR="0050302E" w:rsidRPr="00E7646B" w:rsidRDefault="0050302E" w:rsidP="003C4BA7">
            <w:pPr>
              <w:rPr>
                <w:rFonts w:ascii="Calibri" w:eastAsia="Times New Roman" w:hAnsi="Calibri" w:cs="Calibri"/>
                <w:color w:val="000000"/>
                <w:sz w:val="16"/>
                <w:szCs w:val="16"/>
                <w:lang w:eastAsia="en-AU"/>
              </w:rPr>
            </w:pPr>
          </w:p>
        </w:tc>
        <w:tc>
          <w:tcPr>
            <w:tcW w:w="4394" w:type="dxa"/>
            <w:gridSpan w:val="3"/>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i/>
                <w:color w:val="000000"/>
                <w:sz w:val="16"/>
                <w:szCs w:val="16"/>
                <w:lang w:eastAsia="en-AU"/>
              </w:rPr>
              <w:t>HLA-B</w:t>
            </w:r>
            <w:r w:rsidRPr="00E7646B">
              <w:rPr>
                <w:rFonts w:ascii="Calibri" w:eastAsia="Times New Roman" w:hAnsi="Calibri" w:cs="Calibri"/>
                <w:color w:val="000000"/>
                <w:sz w:val="16"/>
                <w:szCs w:val="16"/>
                <w:lang w:eastAsia="en-AU"/>
              </w:rPr>
              <w:t xml:space="preserve"> codon 97 position</w:t>
            </w:r>
          </w:p>
        </w:tc>
        <w:tc>
          <w:tcPr>
            <w:tcW w:w="1276" w:type="dxa"/>
            <w:vMerge w:val="restart"/>
          </w:tcPr>
          <w:p w:rsidR="0050302E" w:rsidRPr="00E7646B" w:rsidRDefault="0050302E" w:rsidP="003C4BA7">
            <w:pPr>
              <w:rPr>
                <w:rFonts w:ascii="Calibri" w:eastAsia="Times New Roman" w:hAnsi="Calibri" w:cs="Calibri"/>
                <w:color w:val="000000"/>
                <w:sz w:val="16"/>
                <w:szCs w:val="16"/>
                <w:lang w:eastAsia="en-AU"/>
              </w:rPr>
            </w:pPr>
          </w:p>
        </w:tc>
        <w:tc>
          <w:tcPr>
            <w:tcW w:w="6946" w:type="dxa"/>
            <w:gridSpan w:val="7"/>
            <w:vMerge w:val="restart"/>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3227" w:type="dxa"/>
            <w:gridSpan w:val="2"/>
            <w:vMerge/>
            <w:noWrap/>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w:t>
            </w:r>
          </w:p>
        </w:tc>
        <w:tc>
          <w:tcPr>
            <w:tcW w:w="1276" w:type="dxa"/>
            <w:vMerge/>
          </w:tcPr>
          <w:p w:rsidR="0050302E" w:rsidRPr="00E7646B" w:rsidRDefault="0050302E" w:rsidP="003C4BA7">
            <w:pPr>
              <w:rPr>
                <w:rFonts w:ascii="Calibri" w:eastAsia="Times New Roman" w:hAnsi="Calibri" w:cs="Calibri"/>
                <w:color w:val="000000"/>
                <w:sz w:val="16"/>
                <w:szCs w:val="16"/>
                <w:lang w:eastAsia="en-AU"/>
              </w:rPr>
            </w:pP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SNP</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rs41558317</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rs1140412</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rs1071652</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rs41556417</w:t>
            </w:r>
          </w:p>
        </w:tc>
        <w:tc>
          <w:tcPr>
            <w:tcW w:w="1276" w:type="dxa"/>
            <w:vMerge w:val="restart"/>
            <w:vAlign w:val="center"/>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Amino acid residue</w:t>
            </w: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Position (HG18)</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31,430,829</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31,432,179</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31,432,180</w:t>
            </w:r>
          </w:p>
        </w:tc>
        <w:tc>
          <w:tcPr>
            <w:tcW w:w="1276"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31,432,181</w:t>
            </w:r>
          </w:p>
        </w:tc>
        <w:tc>
          <w:tcPr>
            <w:tcW w:w="1276" w:type="dxa"/>
            <w:vMerge/>
            <w:vAlign w:val="center"/>
          </w:tcPr>
          <w:p w:rsidR="0050302E" w:rsidRPr="00E7646B" w:rsidRDefault="0050302E" w:rsidP="003C4BA7">
            <w:pPr>
              <w:jc w:val="center"/>
              <w:rPr>
                <w:rFonts w:ascii="Calibri" w:eastAsia="Times New Roman" w:hAnsi="Calibri" w:cs="Calibri"/>
                <w:color w:val="000000"/>
                <w:sz w:val="16"/>
                <w:szCs w:val="16"/>
                <w:lang w:eastAsia="en-AU"/>
              </w:rPr>
            </w:pP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Reference allele</w:t>
            </w:r>
            <w:r>
              <w:rPr>
                <w:rFonts w:ascii="Calibri" w:eastAsia="Times New Roman" w:hAnsi="Calibri" w:cs="Calibri"/>
                <w:color w:val="000000"/>
                <w:sz w:val="16"/>
                <w:szCs w:val="16"/>
                <w:lang w:eastAsia="en-AU"/>
              </w:rPr>
              <w:t xml:space="preserve"> or amino acid</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Serine (</w:t>
            </w:r>
            <w:commentRangeStart w:id="7"/>
            <w:r w:rsidRPr="00E7646B">
              <w:rPr>
                <w:rFonts w:ascii="Calibri" w:eastAsia="Times New Roman" w:hAnsi="Calibri" w:cs="Calibri"/>
                <w:color w:val="000000"/>
                <w:sz w:val="16"/>
                <w:szCs w:val="16"/>
                <w:lang w:eastAsia="en-AU"/>
              </w:rPr>
              <w:t>S</w:t>
            </w:r>
            <w:commentRangeEnd w:id="7"/>
            <w:r w:rsidR="00725EAF">
              <w:rPr>
                <w:rStyle w:val="CommentReference"/>
              </w:rPr>
              <w:commentReference w:id="7"/>
            </w:r>
            <w:r w:rsidRPr="00E7646B">
              <w:rPr>
                <w:rFonts w:ascii="Calibri" w:eastAsia="Times New Roman" w:hAnsi="Calibri" w:cs="Calibri"/>
                <w:color w:val="000000"/>
                <w:sz w:val="16"/>
                <w:szCs w:val="16"/>
                <w:lang w:eastAsia="en-AU"/>
              </w:rPr>
              <w:t>)</w:t>
            </w: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Alternate allele(s)</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G/A/T</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A/C</w:t>
            </w:r>
          </w:p>
        </w:tc>
        <w:tc>
          <w:tcPr>
            <w:tcW w:w="1276" w:type="dxa"/>
            <w:vMerge w:val="restart"/>
          </w:tcPr>
          <w:p w:rsidR="0050302E" w:rsidRPr="00E7646B" w:rsidRDefault="0050302E" w:rsidP="003C4BA7">
            <w:pPr>
              <w:rPr>
                <w:rFonts w:ascii="Calibri" w:eastAsia="Times New Roman" w:hAnsi="Calibri" w:cs="Calibri"/>
                <w:color w:val="000000"/>
                <w:sz w:val="16"/>
                <w:szCs w:val="16"/>
                <w:lang w:eastAsia="en-AU"/>
              </w:rPr>
            </w:pP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Allele frequency in controls (ref/alt</w:t>
            </w:r>
            <w:r>
              <w:rPr>
                <w:rFonts w:ascii="Calibri" w:eastAsia="Times New Roman" w:hAnsi="Calibri" w:cs="Calibri"/>
                <w:color w:val="000000"/>
                <w:sz w:val="16"/>
                <w:szCs w:val="16"/>
                <w:lang w:eastAsia="en-AU"/>
              </w:rPr>
              <w:t>(s)</w:t>
            </w:r>
            <w:r w:rsidRPr="00E7646B">
              <w:rPr>
                <w:rFonts w:ascii="Calibri" w:eastAsia="Times New Roman" w:hAnsi="Calibri" w:cs="Calibri"/>
                <w:color w:val="000000"/>
                <w:sz w:val="16"/>
                <w:szCs w:val="16"/>
                <w:lang w:eastAsia="en-AU"/>
              </w:rPr>
              <w:t>)</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0.95/0.05</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0.29/0.67/0.05</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0.82/0.10/0.04/0.05</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0.92/0.04/0.04</w:t>
            </w:r>
          </w:p>
        </w:tc>
        <w:tc>
          <w:tcPr>
            <w:tcW w:w="1276" w:type="dxa"/>
            <w:vMerge/>
          </w:tcPr>
          <w:p w:rsidR="0050302E" w:rsidRPr="00E7646B" w:rsidRDefault="0050302E" w:rsidP="003C4BA7">
            <w:pPr>
              <w:rPr>
                <w:rFonts w:ascii="Calibri" w:eastAsia="Times New Roman" w:hAnsi="Calibri" w:cs="Calibri"/>
                <w:color w:val="000000"/>
                <w:sz w:val="16"/>
                <w:szCs w:val="16"/>
                <w:lang w:eastAsia="en-AU"/>
              </w:rPr>
            </w:pPr>
          </w:p>
        </w:tc>
        <w:tc>
          <w:tcPr>
            <w:tcW w:w="6946" w:type="dxa"/>
            <w:gridSpan w:val="7"/>
            <w:vMerge/>
            <w:noWrap/>
            <w:hideMark/>
          </w:tcPr>
          <w:p w:rsidR="0050302E" w:rsidRPr="00E7646B" w:rsidRDefault="0050302E" w:rsidP="003C4BA7">
            <w:pPr>
              <w:rPr>
                <w:rFonts w:ascii="Calibri" w:eastAsia="Times New Roman" w:hAnsi="Calibri" w:cs="Calibri"/>
                <w:color w:val="000000"/>
                <w:sz w:val="16"/>
                <w:szCs w:val="16"/>
                <w:lang w:eastAsia="en-AU"/>
              </w:rPr>
            </w:pP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 xml:space="preserve">Single locus </w:t>
            </w:r>
            <w:proofErr w:type="spellStart"/>
            <w:r w:rsidRPr="00E7646B">
              <w:rPr>
                <w:rFonts w:ascii="Calibri" w:eastAsia="Times New Roman" w:hAnsi="Calibri" w:cs="Calibri"/>
                <w:color w:val="000000"/>
                <w:sz w:val="16"/>
                <w:szCs w:val="16"/>
                <w:lang w:eastAsia="en-AU"/>
              </w:rPr>
              <w:t>univariate</w:t>
            </w:r>
            <w:proofErr w:type="spellEnd"/>
            <w:r w:rsidRPr="00E7646B">
              <w:rPr>
                <w:rFonts w:ascii="Calibri" w:eastAsia="Times New Roman" w:hAnsi="Calibri" w:cs="Calibri"/>
                <w:color w:val="000000"/>
                <w:sz w:val="16"/>
                <w:szCs w:val="16"/>
                <w:lang w:eastAsia="en-AU"/>
              </w:rPr>
              <w:t xml:space="preserve"> </w:t>
            </w:r>
            <w:r w:rsidRPr="00E7646B">
              <w:rPr>
                <w:rFonts w:ascii="Calibri" w:eastAsia="Times New Roman" w:hAnsi="Calibri" w:cs="Calibri"/>
                <w:i/>
                <w:color w:val="000000"/>
                <w:sz w:val="16"/>
                <w:szCs w:val="16"/>
                <w:lang w:eastAsia="en-AU"/>
              </w:rPr>
              <w:t>P</w:t>
            </w:r>
            <w:r w:rsidRPr="00E7646B">
              <w:rPr>
                <w:rFonts w:ascii="Calibri" w:eastAsia="Times New Roman" w:hAnsi="Calibri" w:cs="Calibri"/>
                <w:color w:val="000000"/>
                <w:sz w:val="16"/>
                <w:szCs w:val="16"/>
                <w:lang w:eastAsia="en-AU"/>
              </w:rPr>
              <w:t>-value</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&lt; 1 × 10</w:t>
            </w:r>
            <w:r w:rsidRPr="00E7646B">
              <w:rPr>
                <w:rFonts w:ascii="Calibri" w:eastAsia="Times New Roman" w:hAnsi="Calibri" w:cs="Calibri"/>
                <w:color w:val="000000"/>
                <w:sz w:val="16"/>
                <w:szCs w:val="16"/>
                <w:vertAlign w:val="superscript"/>
                <w:lang w:eastAsia="en-AU"/>
              </w:rPr>
              <w:t>-3221</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&lt; 1 × 10</w:t>
            </w:r>
            <w:r w:rsidRPr="00E7646B">
              <w:rPr>
                <w:rFonts w:ascii="Calibri" w:eastAsia="Times New Roman" w:hAnsi="Calibri" w:cs="Calibri"/>
                <w:color w:val="000000"/>
                <w:sz w:val="16"/>
                <w:szCs w:val="16"/>
                <w:vertAlign w:val="superscript"/>
                <w:lang w:eastAsia="en-AU"/>
              </w:rPr>
              <w:t>-3219</w:t>
            </w:r>
          </w:p>
        </w:tc>
        <w:tc>
          <w:tcPr>
            <w:tcW w:w="1559"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&lt; 1 × 10</w:t>
            </w:r>
            <w:r w:rsidRPr="00E7646B">
              <w:rPr>
                <w:rFonts w:ascii="Calibri" w:eastAsia="Times New Roman" w:hAnsi="Calibri" w:cs="Calibri"/>
                <w:color w:val="000000"/>
                <w:sz w:val="16"/>
                <w:szCs w:val="16"/>
                <w:vertAlign w:val="superscript"/>
                <w:lang w:eastAsia="en-AU"/>
              </w:rPr>
              <w:t>-3221</w:t>
            </w:r>
          </w:p>
        </w:tc>
        <w:tc>
          <w:tcPr>
            <w:tcW w:w="1276"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2.10 × 10</w:t>
            </w:r>
            <w:r w:rsidRPr="00E7646B">
              <w:rPr>
                <w:rFonts w:ascii="Calibri" w:eastAsia="Times New Roman" w:hAnsi="Calibri" w:cs="Calibri"/>
                <w:color w:val="000000"/>
                <w:sz w:val="16"/>
                <w:szCs w:val="16"/>
                <w:vertAlign w:val="superscript"/>
                <w:lang w:eastAsia="en-AU"/>
              </w:rPr>
              <w:t>-65</w:t>
            </w:r>
          </w:p>
        </w:tc>
        <w:tc>
          <w:tcPr>
            <w:tcW w:w="1276" w:type="dxa"/>
            <w:vMerge/>
          </w:tcPr>
          <w:p w:rsidR="0050302E" w:rsidRPr="00E7646B" w:rsidRDefault="0050302E" w:rsidP="003C4BA7">
            <w:pPr>
              <w:rPr>
                <w:rFonts w:ascii="Calibri" w:eastAsia="Times New Roman" w:hAnsi="Calibri" w:cs="Calibri"/>
                <w:color w:val="000000"/>
                <w:sz w:val="16"/>
                <w:szCs w:val="16"/>
                <w:lang w:eastAsia="en-AU"/>
              </w:rPr>
            </w:pPr>
          </w:p>
        </w:tc>
        <w:tc>
          <w:tcPr>
            <w:tcW w:w="1134" w:type="dxa"/>
            <w:vMerge w:val="restart"/>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 xml:space="preserve">Multivariate </w:t>
            </w:r>
            <w:commentRangeStart w:id="8"/>
            <w:r w:rsidRPr="00E7646B">
              <w:rPr>
                <w:rFonts w:ascii="Calibri" w:eastAsia="Times New Roman" w:hAnsi="Calibri" w:cs="Calibri"/>
                <w:color w:val="000000"/>
                <w:sz w:val="16"/>
                <w:szCs w:val="16"/>
                <w:lang w:eastAsia="en-AU"/>
              </w:rPr>
              <w:t>OR</w:t>
            </w:r>
            <w:commentRangeEnd w:id="8"/>
            <w:r w:rsidR="00076099">
              <w:rPr>
                <w:rStyle w:val="CommentReference"/>
              </w:rPr>
              <w:commentReference w:id="8"/>
            </w:r>
          </w:p>
        </w:tc>
        <w:tc>
          <w:tcPr>
            <w:tcW w:w="1134" w:type="dxa"/>
            <w:vMerge w:val="restart"/>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95% CI</w:t>
            </w:r>
          </w:p>
        </w:tc>
        <w:tc>
          <w:tcPr>
            <w:tcW w:w="1701" w:type="dxa"/>
            <w:gridSpan w:val="2"/>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Haplotype counts</w:t>
            </w:r>
          </w:p>
        </w:tc>
        <w:tc>
          <w:tcPr>
            <w:tcW w:w="1984" w:type="dxa"/>
            <w:gridSpan w:val="2"/>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 xml:space="preserve">Unadjusted </w:t>
            </w:r>
            <w:proofErr w:type="spellStart"/>
            <w:r w:rsidRPr="00E7646B">
              <w:rPr>
                <w:rFonts w:ascii="Calibri" w:eastAsia="Times New Roman" w:hAnsi="Calibri" w:cs="Calibri"/>
                <w:color w:val="000000"/>
                <w:sz w:val="16"/>
                <w:szCs w:val="16"/>
                <w:lang w:eastAsia="en-AU"/>
              </w:rPr>
              <w:t>haplotype</w:t>
            </w:r>
            <w:proofErr w:type="spellEnd"/>
            <w:r w:rsidRPr="00E7646B">
              <w:rPr>
                <w:rFonts w:ascii="Calibri" w:eastAsia="Times New Roman" w:hAnsi="Calibri" w:cs="Calibri"/>
                <w:color w:val="000000"/>
                <w:sz w:val="16"/>
                <w:szCs w:val="16"/>
                <w:lang w:eastAsia="en-AU"/>
              </w:rPr>
              <w:t xml:space="preserve"> </w:t>
            </w:r>
            <w:commentRangeStart w:id="9"/>
            <w:r w:rsidRPr="00E7646B">
              <w:rPr>
                <w:rFonts w:ascii="Calibri" w:eastAsia="Times New Roman" w:hAnsi="Calibri" w:cs="Calibri"/>
                <w:color w:val="000000"/>
                <w:sz w:val="16"/>
                <w:szCs w:val="16"/>
                <w:lang w:eastAsia="en-AU"/>
              </w:rPr>
              <w:t>frequency</w:t>
            </w:r>
            <w:commentRangeEnd w:id="9"/>
            <w:r w:rsidR="00076099">
              <w:rPr>
                <w:rStyle w:val="CommentReference"/>
              </w:rPr>
              <w:commentReference w:id="9"/>
            </w:r>
          </w:p>
        </w:tc>
        <w:tc>
          <w:tcPr>
            <w:tcW w:w="993" w:type="dxa"/>
            <w:vMerge w:val="restart"/>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i/>
                <w:color w:val="000000"/>
                <w:sz w:val="16"/>
                <w:szCs w:val="16"/>
                <w:lang w:eastAsia="en-AU"/>
              </w:rPr>
              <w:t>P</w:t>
            </w:r>
            <w:r w:rsidRPr="00E7646B">
              <w:rPr>
                <w:rFonts w:ascii="Calibri" w:eastAsia="Times New Roman" w:hAnsi="Calibri" w:cs="Calibri"/>
                <w:color w:val="000000"/>
                <w:sz w:val="16"/>
                <w:szCs w:val="16"/>
                <w:lang w:eastAsia="en-AU"/>
              </w:rPr>
              <w:t>-value</w:t>
            </w:r>
          </w:p>
        </w:tc>
      </w:tr>
      <w:tr w:rsidR="0050302E" w:rsidRPr="00824DF6" w:rsidTr="003C4BA7">
        <w:trPr>
          <w:trHeight w:val="300"/>
        </w:trPr>
        <w:tc>
          <w:tcPr>
            <w:tcW w:w="1668" w:type="dxa"/>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 xml:space="preserve">Risk allele </w:t>
            </w:r>
            <w:proofErr w:type="spellStart"/>
            <w:r w:rsidRPr="00E7646B">
              <w:rPr>
                <w:rFonts w:ascii="Calibri" w:eastAsia="Times New Roman" w:hAnsi="Calibri" w:cs="Calibri"/>
                <w:color w:val="000000"/>
                <w:sz w:val="16"/>
                <w:szCs w:val="16"/>
                <w:lang w:eastAsia="en-AU"/>
              </w:rPr>
              <w:t>univariate</w:t>
            </w:r>
            <w:proofErr w:type="spellEnd"/>
            <w:r w:rsidRPr="00E7646B">
              <w:rPr>
                <w:rFonts w:ascii="Calibri" w:eastAsia="Times New Roman" w:hAnsi="Calibri" w:cs="Calibri"/>
                <w:color w:val="000000"/>
                <w:sz w:val="16"/>
                <w:szCs w:val="16"/>
                <w:lang w:eastAsia="en-AU"/>
              </w:rPr>
              <w:t xml:space="preserve"> OR (95% CI)</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60.36 (55.47-65.74)</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59.99 (55.13-65.33)</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59.99 (55.14-65.34)</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2.03 (1.86-2.21)</w:t>
            </w:r>
          </w:p>
        </w:tc>
        <w:tc>
          <w:tcPr>
            <w:tcW w:w="1276" w:type="dxa"/>
            <w:vMerge/>
          </w:tcPr>
          <w:p w:rsidR="0050302E" w:rsidRPr="00E7646B" w:rsidRDefault="0050302E" w:rsidP="003C4BA7">
            <w:pPr>
              <w:jc w:val="center"/>
              <w:rPr>
                <w:rFonts w:ascii="Calibri" w:eastAsia="Times New Roman" w:hAnsi="Calibri" w:cs="Calibri"/>
                <w:color w:val="000000"/>
                <w:sz w:val="16"/>
                <w:szCs w:val="16"/>
                <w:lang w:eastAsia="en-AU"/>
              </w:rPr>
            </w:pPr>
          </w:p>
        </w:tc>
        <w:tc>
          <w:tcPr>
            <w:tcW w:w="1134" w:type="dxa"/>
            <w:vMerge/>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p>
        </w:tc>
        <w:tc>
          <w:tcPr>
            <w:tcW w:w="1134" w:type="dxa"/>
            <w:vMerge/>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p>
        </w:tc>
        <w:tc>
          <w:tcPr>
            <w:tcW w:w="850"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Controls</w:t>
            </w:r>
          </w:p>
        </w:tc>
        <w:tc>
          <w:tcPr>
            <w:tcW w:w="851"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Cases</w:t>
            </w:r>
          </w:p>
        </w:tc>
        <w:tc>
          <w:tcPr>
            <w:tcW w:w="992"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Controls</w:t>
            </w:r>
          </w:p>
        </w:tc>
        <w:tc>
          <w:tcPr>
            <w:tcW w:w="992"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Cases</w:t>
            </w:r>
          </w:p>
        </w:tc>
        <w:tc>
          <w:tcPr>
            <w:tcW w:w="993" w:type="dxa"/>
            <w:vMerge/>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p>
        </w:tc>
      </w:tr>
      <w:tr w:rsidR="0050302E" w:rsidRPr="00824DF6" w:rsidTr="003C4BA7">
        <w:trPr>
          <w:trHeight w:val="300"/>
        </w:trPr>
        <w:tc>
          <w:tcPr>
            <w:tcW w:w="1668" w:type="dxa"/>
            <w:vMerge w:val="restart"/>
            <w:noWrap/>
            <w:vAlign w:val="center"/>
            <w:hideMark/>
          </w:tcPr>
          <w:p w:rsidR="0050302E" w:rsidRPr="00E7646B" w:rsidRDefault="0050302E" w:rsidP="003C4BA7">
            <w:pP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Haplotype</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Asparagine (N)</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16.55</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15.47-17.74</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1,221</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8,134</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0.045</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0.449</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&lt; 1 × 10</w:t>
            </w:r>
            <w:r w:rsidRPr="00E7646B">
              <w:rPr>
                <w:rFonts w:ascii="Calibri" w:eastAsia="Times New Roman" w:hAnsi="Calibri" w:cs="Calibri"/>
                <w:color w:val="000000"/>
                <w:sz w:val="16"/>
                <w:szCs w:val="16"/>
                <w:vertAlign w:val="superscript"/>
                <w:lang w:eastAsia="en-AU"/>
              </w:rPr>
              <w:t>-300</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Asparagine (N)</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3.31</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0.56-22.63</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3</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4</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1.00 × 10</w:t>
            </w:r>
            <w:r w:rsidRPr="00E7646B">
              <w:rPr>
                <w:rFonts w:ascii="Calibri" w:eastAsia="Times New Roman" w:hAnsi="Calibri" w:cs="Calibri"/>
                <w:color w:val="000000"/>
                <w:sz w:val="16"/>
                <w:szCs w:val="16"/>
                <w:vertAlign w:val="superscript"/>
                <w:lang w:eastAsia="en-AU"/>
              </w:rPr>
              <w:t>-04</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2.00 × 10</w:t>
            </w:r>
            <w:r w:rsidRPr="00E7646B">
              <w:rPr>
                <w:rFonts w:ascii="Calibri" w:eastAsia="Times New Roman" w:hAnsi="Calibri" w:cs="Calibri"/>
                <w:color w:val="000000"/>
                <w:sz w:val="16"/>
                <w:szCs w:val="16"/>
                <w:vertAlign w:val="superscript"/>
                <w:lang w:eastAsia="en-AU"/>
              </w:rPr>
              <w:t>-04</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0.110</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 xml:space="preserve"> Arginine (R)</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2.49</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0.18-34.27</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1.00 × 10</w:t>
            </w:r>
            <w:r w:rsidRPr="00E7646B">
              <w:rPr>
                <w:rFonts w:ascii="Calibri" w:eastAsia="Times New Roman" w:hAnsi="Calibri" w:cs="Calibri"/>
                <w:color w:val="000000"/>
                <w:sz w:val="16"/>
                <w:szCs w:val="16"/>
                <w:vertAlign w:val="superscript"/>
                <w:lang w:eastAsia="en-AU"/>
              </w:rPr>
              <w:t>-04</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1.00 × 10</w:t>
            </w:r>
            <w:r w:rsidRPr="00E7646B">
              <w:rPr>
                <w:rFonts w:ascii="Calibri" w:eastAsia="Times New Roman" w:hAnsi="Calibri" w:cs="Calibri"/>
                <w:color w:val="000000"/>
                <w:sz w:val="16"/>
                <w:szCs w:val="16"/>
                <w:vertAlign w:val="superscript"/>
                <w:lang w:eastAsia="en-AU"/>
              </w:rPr>
              <w:t>-04</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0.325</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Threonine (T)</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1.12</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1.03-1.2</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2,620</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1,177</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0.097</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0.065</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4.50 × 10</w:t>
            </w:r>
            <w:r w:rsidRPr="00E7646B">
              <w:rPr>
                <w:rFonts w:ascii="Calibri" w:eastAsia="Times New Roman" w:hAnsi="Calibri" w:cs="Calibri"/>
                <w:color w:val="000000"/>
                <w:sz w:val="16"/>
                <w:szCs w:val="16"/>
                <w:vertAlign w:val="superscript"/>
                <w:lang w:eastAsia="en-AU"/>
              </w:rPr>
              <w:t>-3</w:t>
            </w:r>
            <w:r w:rsidRPr="00E7646B">
              <w:rPr>
                <w:rFonts w:ascii="Calibri" w:eastAsia="Times New Roman" w:hAnsi="Calibri" w:cs="Calibri"/>
                <w:color w:val="000000"/>
                <w:sz w:val="16"/>
                <w:szCs w:val="16"/>
                <w:lang w:eastAsia="en-AU"/>
              </w:rPr>
              <w:t xml:space="preserve"> </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Arginine (R)</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1.00</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commentRangeStart w:id="10"/>
            <w:r w:rsidRPr="00E7646B">
              <w:rPr>
                <w:rFonts w:ascii="Calibri" w:eastAsia="Times New Roman" w:hAnsi="Calibri" w:cs="Calibri"/>
                <w:color w:val="000000"/>
                <w:sz w:val="16"/>
                <w:szCs w:val="16"/>
                <w:lang w:eastAsia="en-AU"/>
              </w:rPr>
              <w:t>Reference</w:t>
            </w:r>
            <w:commentRangeEnd w:id="10"/>
            <w:r w:rsidR="00725EAF">
              <w:rPr>
                <w:rStyle w:val="CommentReference"/>
              </w:rPr>
              <w:commentReference w:id="10"/>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13,375</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5,382</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0.493</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0.297</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Tryptophan (W)</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1.00</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0.89-1.12</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1,137</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458</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0.042</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0.025</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G</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T</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Serine (S)</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0.86</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0.82-0.91</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7,769</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2,691</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0.286</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0.148</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5.17 × 10</w:t>
            </w:r>
            <w:r w:rsidRPr="00E7646B">
              <w:rPr>
                <w:rFonts w:ascii="Calibri" w:eastAsia="Times New Roman" w:hAnsi="Calibri" w:cs="Calibri"/>
                <w:color w:val="000000"/>
                <w:sz w:val="16"/>
                <w:szCs w:val="16"/>
                <w:vertAlign w:val="superscript"/>
                <w:lang w:eastAsia="en-AU"/>
              </w:rPr>
              <w:t>-8</w:t>
            </w:r>
          </w:p>
        </w:tc>
      </w:tr>
      <w:tr w:rsidR="0050302E" w:rsidRPr="00824DF6" w:rsidTr="003C4BA7">
        <w:trPr>
          <w:trHeight w:val="300"/>
        </w:trPr>
        <w:tc>
          <w:tcPr>
            <w:tcW w:w="1668" w:type="dxa"/>
            <w:vMerge/>
            <w:noWrap/>
            <w:vAlign w:val="center"/>
            <w:hideMark/>
          </w:tcPr>
          <w:p w:rsidR="0050302E" w:rsidRPr="00E7646B" w:rsidRDefault="0050302E" w:rsidP="003C4BA7">
            <w:pPr>
              <w:rPr>
                <w:rFonts w:ascii="Calibri" w:eastAsia="Times New Roman" w:hAnsi="Calibri" w:cs="Calibri"/>
                <w:color w:val="000000"/>
                <w:sz w:val="16"/>
                <w:szCs w:val="16"/>
                <w:lang w:eastAsia="en-AU"/>
              </w:rPr>
            </w:pP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559"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A</w:t>
            </w:r>
          </w:p>
        </w:tc>
        <w:tc>
          <w:tcPr>
            <w:tcW w:w="1276"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C</w:t>
            </w:r>
          </w:p>
        </w:tc>
        <w:tc>
          <w:tcPr>
            <w:tcW w:w="1276" w:type="dxa"/>
            <w:vAlign w:val="center"/>
          </w:tcPr>
          <w:p w:rsidR="0050302E" w:rsidRPr="00E7646B" w:rsidRDefault="0050302E" w:rsidP="003C4BA7">
            <w:pPr>
              <w:jc w:val="right"/>
              <w:rPr>
                <w:rFonts w:ascii="Calibri" w:eastAsia="Times New Roman" w:hAnsi="Calibri" w:cs="Calibri"/>
                <w:color w:val="000000"/>
                <w:sz w:val="16"/>
                <w:szCs w:val="16"/>
                <w:lang w:eastAsia="en-AU"/>
              </w:rPr>
            </w:pPr>
            <w:proofErr w:type="spellStart"/>
            <w:r w:rsidRPr="00E7646B">
              <w:rPr>
                <w:rFonts w:ascii="Calibri" w:eastAsia="Times New Roman" w:hAnsi="Calibri" w:cs="Calibri"/>
                <w:color w:val="000000"/>
                <w:sz w:val="16"/>
                <w:szCs w:val="16"/>
                <w:lang w:eastAsia="en-AU"/>
              </w:rPr>
              <w:t>Valine</w:t>
            </w:r>
            <w:proofErr w:type="spellEnd"/>
            <w:r w:rsidRPr="00E7646B">
              <w:rPr>
                <w:rFonts w:ascii="Calibri" w:eastAsia="Times New Roman" w:hAnsi="Calibri" w:cs="Calibri"/>
                <w:color w:val="000000"/>
                <w:sz w:val="16"/>
                <w:szCs w:val="16"/>
                <w:lang w:eastAsia="en-AU"/>
              </w:rPr>
              <w:t xml:space="preserve"> (V)</w:t>
            </w:r>
          </w:p>
        </w:tc>
        <w:tc>
          <w:tcPr>
            <w:tcW w:w="1134"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0.68</w:t>
            </w:r>
          </w:p>
        </w:tc>
        <w:tc>
          <w:tcPr>
            <w:tcW w:w="1134" w:type="dxa"/>
            <w:noWrap/>
            <w:vAlign w:val="center"/>
            <w:hideMark/>
          </w:tcPr>
          <w:p w:rsidR="0050302E" w:rsidRPr="00E7646B" w:rsidRDefault="0050302E" w:rsidP="003C4BA7">
            <w:pPr>
              <w:jc w:val="center"/>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0.59-0.78</w:t>
            </w:r>
          </w:p>
        </w:tc>
        <w:tc>
          <w:tcPr>
            <w:tcW w:w="850"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1,024</w:t>
            </w:r>
          </w:p>
        </w:tc>
        <w:tc>
          <w:tcPr>
            <w:tcW w:w="851"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281</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0.038</w:t>
            </w:r>
          </w:p>
        </w:tc>
        <w:tc>
          <w:tcPr>
            <w:tcW w:w="992"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0.016</w:t>
            </w:r>
          </w:p>
        </w:tc>
        <w:tc>
          <w:tcPr>
            <w:tcW w:w="993" w:type="dxa"/>
            <w:noWrap/>
            <w:vAlign w:val="center"/>
            <w:hideMark/>
          </w:tcPr>
          <w:p w:rsidR="0050302E" w:rsidRPr="00E7646B" w:rsidRDefault="0050302E" w:rsidP="003C4BA7">
            <w:pPr>
              <w:jc w:val="right"/>
              <w:rPr>
                <w:rFonts w:ascii="Calibri" w:eastAsia="Times New Roman" w:hAnsi="Calibri" w:cs="Calibri"/>
                <w:color w:val="000000"/>
                <w:sz w:val="16"/>
                <w:szCs w:val="16"/>
                <w:lang w:eastAsia="en-AU"/>
              </w:rPr>
            </w:pPr>
            <w:r w:rsidRPr="00E7646B">
              <w:rPr>
                <w:rFonts w:ascii="Calibri" w:eastAsia="Times New Roman" w:hAnsi="Calibri" w:cs="Calibri"/>
                <w:color w:val="000000"/>
                <w:sz w:val="16"/>
                <w:szCs w:val="16"/>
                <w:lang w:eastAsia="en-AU"/>
              </w:rPr>
              <w:t>1.41 × 10</w:t>
            </w:r>
            <w:r w:rsidRPr="00E7646B">
              <w:rPr>
                <w:rFonts w:ascii="Calibri" w:eastAsia="Times New Roman" w:hAnsi="Calibri" w:cs="Calibri"/>
                <w:color w:val="000000"/>
                <w:sz w:val="16"/>
                <w:szCs w:val="16"/>
                <w:vertAlign w:val="superscript"/>
                <w:lang w:eastAsia="en-AU"/>
              </w:rPr>
              <w:t>-8</w:t>
            </w:r>
          </w:p>
        </w:tc>
      </w:tr>
    </w:tbl>
    <w:p w:rsidR="00CE3205" w:rsidRDefault="00CE3205" w:rsidP="00231CA9">
      <w:pPr>
        <w:rPr>
          <w:b/>
        </w:rPr>
      </w:pPr>
    </w:p>
    <w:p w:rsidR="00CE3205" w:rsidRDefault="00CE3205" w:rsidP="00231CA9">
      <w:pPr>
        <w:rPr>
          <w:b/>
        </w:rPr>
      </w:pPr>
    </w:p>
    <w:p w:rsidR="00A079A0" w:rsidRDefault="00A079A0">
      <w:pPr>
        <w:rPr>
          <w:b/>
        </w:rPr>
        <w:sectPr w:rsidR="00A079A0" w:rsidSect="00A079A0">
          <w:pgSz w:w="16838" w:h="11906" w:orient="landscape"/>
          <w:pgMar w:top="720" w:right="720" w:bottom="720" w:left="720" w:header="708" w:footer="708" w:gutter="0"/>
          <w:cols w:space="708"/>
          <w:docGrid w:linePitch="360"/>
        </w:sectPr>
      </w:pPr>
    </w:p>
    <w:p w:rsidR="00A079A0" w:rsidRDefault="00A079A0">
      <w:pPr>
        <w:rPr>
          <w:b/>
        </w:rPr>
      </w:pPr>
      <w:r>
        <w:rPr>
          <w:b/>
        </w:rPr>
        <w:lastRenderedPageBreak/>
        <w:t>SUPPLEMENTARY MATERIAL</w:t>
      </w:r>
    </w:p>
    <w:p w:rsidR="00A079A0" w:rsidRDefault="00A079A0">
      <w:pPr>
        <w:rPr>
          <w:b/>
        </w:rPr>
      </w:pPr>
      <w:r>
        <w:rPr>
          <w:b/>
        </w:rPr>
        <w:t>Supplementary Figures</w:t>
      </w:r>
    </w:p>
    <w:p w:rsidR="00A079A0" w:rsidRPr="00A079A0" w:rsidRDefault="00A079A0"/>
    <w:p w:rsidR="00A079A0" w:rsidRDefault="00A079A0" w:rsidP="00A079A0">
      <w:r>
        <w:rPr>
          <w:noProof/>
          <w:lang w:eastAsia="en-AU"/>
        </w:rPr>
        <w:drawing>
          <wp:inline distT="0" distB="0" distL="0" distR="0">
            <wp:extent cx="5400000" cy="2724107"/>
            <wp:effectExtent l="19050" t="0" r="0" b="0"/>
            <wp:docPr id="6" name="Picture 0" descr="fig_s_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s_perf.png"/>
                    <pic:cNvPicPr/>
                  </pic:nvPicPr>
                  <pic:blipFill>
                    <a:blip r:embed="rId11" cstate="print"/>
                    <a:stretch>
                      <a:fillRect/>
                    </a:stretch>
                  </pic:blipFill>
                  <pic:spPr>
                    <a:xfrm>
                      <a:off x="0" y="0"/>
                      <a:ext cx="5400000" cy="2724107"/>
                    </a:xfrm>
                    <a:prstGeom prst="rect">
                      <a:avLst/>
                    </a:prstGeom>
                  </pic:spPr>
                </pic:pic>
              </a:graphicData>
            </a:graphic>
          </wp:inline>
        </w:drawing>
      </w:r>
    </w:p>
    <w:p w:rsidR="00A079A0" w:rsidRDefault="00A079A0" w:rsidP="00A079A0">
      <w:r>
        <w:rPr>
          <w:b/>
        </w:rPr>
        <w:t xml:space="preserve">Supplementary </w:t>
      </w:r>
      <w:r w:rsidRPr="002F177C">
        <w:rPr>
          <w:b/>
        </w:rPr>
        <w:t xml:space="preserve">Figure </w:t>
      </w:r>
      <w:r>
        <w:rPr>
          <w:b/>
        </w:rPr>
        <w:t>1</w:t>
      </w:r>
      <w:r>
        <w:t xml:space="preserve"> Performance of classical allele imputation at two digit resolution in the </w:t>
      </w:r>
      <w:r w:rsidRPr="00A148EE">
        <w:rPr>
          <w:i/>
        </w:rPr>
        <w:t>HLA-B</w:t>
      </w:r>
      <w:r>
        <w:t xml:space="preserve"> locus. HLA typing at the </w:t>
      </w:r>
      <w:r w:rsidRPr="00800A86">
        <w:rPr>
          <w:i/>
        </w:rPr>
        <w:t>HLA-B</w:t>
      </w:r>
      <w:r>
        <w:t xml:space="preserve"> locus was available for 536 AS patients, which also had imputed genotype data. The optimal threshold dosage for genotype calling was assessed by computing the sensitivity (a) and specificity (b) for all HLA-B alleles at different dosage thresholds. For a dosage threshold of 0.7 the median sensitivity (c; purple bars) and specificity (c; green bars) for all HLA-B alleles was 0.958 and 0.998, respectively. (d) Proportion of false negatives in the imputed alleles for each allele at a 0.7 dosage threshold, blue sections are proportional to the number of true positives and red sections are proportional to the number of false negatives.</w:t>
      </w:r>
    </w:p>
    <w:p w:rsidR="00231CA9" w:rsidRDefault="00231CA9" w:rsidP="00231CA9">
      <w:pPr>
        <w:rPr>
          <w:b/>
        </w:rPr>
      </w:pPr>
    </w:p>
    <w:p w:rsidR="00944D48" w:rsidRDefault="00944D48">
      <w:pPr>
        <w:rPr>
          <w:b/>
        </w:rPr>
      </w:pPr>
      <w:r>
        <w:rPr>
          <w:b/>
        </w:rPr>
        <w:br w:type="page"/>
      </w:r>
    </w:p>
    <w:p w:rsidR="00944D48" w:rsidRDefault="00944D48" w:rsidP="00944D48">
      <w:pPr>
        <w:rPr>
          <w:b/>
        </w:rPr>
      </w:pPr>
      <w:r>
        <w:rPr>
          <w:b/>
        </w:rPr>
        <w:lastRenderedPageBreak/>
        <w:t>Supplementary Tables</w:t>
      </w:r>
    </w:p>
    <w:p w:rsidR="003C4BA7" w:rsidRPr="00121357" w:rsidRDefault="00CE3205" w:rsidP="003C4BA7">
      <w:pPr>
        <w:rPr>
          <w:sz w:val="18"/>
          <w:szCs w:val="18"/>
        </w:rPr>
      </w:pPr>
      <w:r w:rsidRPr="00610E48">
        <w:t xml:space="preserve"> </w:t>
      </w:r>
      <w:r w:rsidR="003C4BA7">
        <w:rPr>
          <w:b/>
          <w:sz w:val="18"/>
          <w:szCs w:val="18"/>
        </w:rPr>
        <w:t xml:space="preserve">Supplementary </w:t>
      </w:r>
      <w:r w:rsidR="003C4BA7" w:rsidRPr="00C01F84">
        <w:rPr>
          <w:b/>
          <w:sz w:val="18"/>
          <w:szCs w:val="18"/>
        </w:rPr>
        <w:t xml:space="preserve">Table </w:t>
      </w:r>
      <w:r w:rsidR="003C4BA7">
        <w:rPr>
          <w:b/>
          <w:sz w:val="18"/>
          <w:szCs w:val="18"/>
        </w:rPr>
        <w:t xml:space="preserve">1 </w:t>
      </w:r>
      <w:r w:rsidR="003C4BA7">
        <w:rPr>
          <w:sz w:val="18"/>
          <w:szCs w:val="18"/>
        </w:rPr>
        <w:t>Level of conditional association significance at the five most significant amino acid positions in the HLA-B protein. For each position we conditioned on it and tested for association at the other four positions.</w:t>
      </w:r>
    </w:p>
    <w:tbl>
      <w:tblPr>
        <w:tblStyle w:val="TableGrid"/>
        <w:tblW w:w="0" w:type="auto"/>
        <w:tblLook w:val="04A0"/>
      </w:tblPr>
      <w:tblGrid>
        <w:gridCol w:w="1242"/>
        <w:gridCol w:w="1812"/>
        <w:gridCol w:w="1048"/>
        <w:gridCol w:w="1048"/>
        <w:gridCol w:w="1011"/>
        <w:gridCol w:w="1011"/>
        <w:gridCol w:w="1108"/>
        <w:gridCol w:w="1048"/>
      </w:tblGrid>
      <w:tr w:rsidR="003C4BA7" w:rsidTr="003C4BA7">
        <w:tc>
          <w:tcPr>
            <w:tcW w:w="3054" w:type="dxa"/>
            <w:gridSpan w:val="2"/>
            <w:vMerge w:val="restart"/>
          </w:tcPr>
          <w:p w:rsidR="003C4BA7" w:rsidRDefault="003C4BA7" w:rsidP="003C4BA7">
            <w:pPr>
              <w:rPr>
                <w:sz w:val="18"/>
                <w:szCs w:val="18"/>
              </w:rPr>
            </w:pPr>
          </w:p>
        </w:tc>
        <w:tc>
          <w:tcPr>
            <w:tcW w:w="0" w:type="auto"/>
            <w:gridSpan w:val="6"/>
            <w:vAlign w:val="center"/>
          </w:tcPr>
          <w:p w:rsidR="003C4BA7" w:rsidRDefault="003C4BA7" w:rsidP="003C4BA7">
            <w:pPr>
              <w:jc w:val="center"/>
              <w:rPr>
                <w:sz w:val="18"/>
                <w:szCs w:val="18"/>
              </w:rPr>
            </w:pPr>
            <w:r>
              <w:rPr>
                <w:sz w:val="18"/>
                <w:szCs w:val="18"/>
              </w:rPr>
              <w:t>Omnibus amino acid tests</w:t>
            </w:r>
          </w:p>
        </w:tc>
      </w:tr>
      <w:tr w:rsidR="003C4BA7" w:rsidTr="003C4BA7">
        <w:tc>
          <w:tcPr>
            <w:tcW w:w="3054" w:type="dxa"/>
            <w:gridSpan w:val="2"/>
            <w:vMerge/>
          </w:tcPr>
          <w:p w:rsidR="003C4BA7" w:rsidRDefault="003C4BA7" w:rsidP="003C4BA7">
            <w:pPr>
              <w:rPr>
                <w:sz w:val="18"/>
                <w:szCs w:val="18"/>
              </w:rPr>
            </w:pPr>
          </w:p>
        </w:tc>
        <w:tc>
          <w:tcPr>
            <w:tcW w:w="0" w:type="auto"/>
            <w:vAlign w:val="center"/>
          </w:tcPr>
          <w:p w:rsidR="003C4BA7" w:rsidRDefault="003C4BA7" w:rsidP="003C4BA7">
            <w:pPr>
              <w:jc w:val="center"/>
              <w:rPr>
                <w:sz w:val="18"/>
                <w:szCs w:val="18"/>
              </w:rPr>
            </w:pPr>
            <w:r>
              <w:rPr>
                <w:sz w:val="18"/>
                <w:szCs w:val="18"/>
              </w:rPr>
              <w:t>97</w:t>
            </w:r>
          </w:p>
        </w:tc>
        <w:tc>
          <w:tcPr>
            <w:tcW w:w="0" w:type="auto"/>
            <w:vAlign w:val="center"/>
          </w:tcPr>
          <w:p w:rsidR="003C4BA7" w:rsidRDefault="003C4BA7" w:rsidP="003C4BA7">
            <w:pPr>
              <w:jc w:val="center"/>
              <w:rPr>
                <w:sz w:val="18"/>
                <w:szCs w:val="18"/>
              </w:rPr>
            </w:pPr>
            <w:r>
              <w:rPr>
                <w:sz w:val="18"/>
                <w:szCs w:val="18"/>
              </w:rPr>
              <w:t>70</w:t>
            </w:r>
          </w:p>
        </w:tc>
        <w:tc>
          <w:tcPr>
            <w:tcW w:w="0" w:type="auto"/>
            <w:vAlign w:val="center"/>
          </w:tcPr>
          <w:p w:rsidR="003C4BA7" w:rsidRDefault="003C4BA7" w:rsidP="003C4BA7">
            <w:pPr>
              <w:jc w:val="center"/>
              <w:rPr>
                <w:sz w:val="18"/>
                <w:szCs w:val="18"/>
              </w:rPr>
            </w:pPr>
            <w:r>
              <w:rPr>
                <w:sz w:val="18"/>
                <w:szCs w:val="18"/>
              </w:rPr>
              <w:t>114</w:t>
            </w:r>
          </w:p>
        </w:tc>
        <w:tc>
          <w:tcPr>
            <w:tcW w:w="0" w:type="auto"/>
            <w:vAlign w:val="center"/>
          </w:tcPr>
          <w:p w:rsidR="003C4BA7" w:rsidRDefault="003C4BA7" w:rsidP="003C4BA7">
            <w:pPr>
              <w:jc w:val="center"/>
              <w:rPr>
                <w:sz w:val="18"/>
                <w:szCs w:val="18"/>
              </w:rPr>
            </w:pPr>
            <w:r>
              <w:rPr>
                <w:sz w:val="18"/>
                <w:szCs w:val="18"/>
              </w:rPr>
              <w:t>77</w:t>
            </w:r>
          </w:p>
        </w:tc>
        <w:tc>
          <w:tcPr>
            <w:tcW w:w="0" w:type="auto"/>
            <w:vAlign w:val="center"/>
          </w:tcPr>
          <w:p w:rsidR="003C4BA7" w:rsidRDefault="003C4BA7" w:rsidP="003C4BA7">
            <w:pPr>
              <w:jc w:val="center"/>
              <w:rPr>
                <w:sz w:val="18"/>
                <w:szCs w:val="18"/>
              </w:rPr>
            </w:pPr>
            <w:r>
              <w:rPr>
                <w:sz w:val="18"/>
                <w:szCs w:val="18"/>
              </w:rPr>
              <w:t>67</w:t>
            </w:r>
          </w:p>
        </w:tc>
        <w:tc>
          <w:tcPr>
            <w:tcW w:w="0" w:type="auto"/>
            <w:vAlign w:val="center"/>
          </w:tcPr>
          <w:p w:rsidR="003C4BA7" w:rsidRDefault="003C4BA7" w:rsidP="003C4BA7">
            <w:pPr>
              <w:jc w:val="center"/>
              <w:rPr>
                <w:sz w:val="18"/>
                <w:szCs w:val="18"/>
              </w:rPr>
            </w:pPr>
            <w:r>
              <w:rPr>
                <w:sz w:val="18"/>
                <w:szCs w:val="18"/>
              </w:rPr>
              <w:t>9</w:t>
            </w:r>
          </w:p>
        </w:tc>
      </w:tr>
      <w:tr w:rsidR="003C4BA7" w:rsidTr="003C4BA7">
        <w:tc>
          <w:tcPr>
            <w:tcW w:w="1242" w:type="dxa"/>
            <w:vMerge w:val="restart"/>
            <w:vAlign w:val="center"/>
          </w:tcPr>
          <w:p w:rsidR="003C4BA7" w:rsidRDefault="003C4BA7" w:rsidP="003C4BA7">
            <w:pPr>
              <w:jc w:val="center"/>
              <w:rPr>
                <w:sz w:val="18"/>
                <w:szCs w:val="18"/>
              </w:rPr>
            </w:pPr>
            <w:r>
              <w:rPr>
                <w:sz w:val="18"/>
                <w:szCs w:val="18"/>
              </w:rPr>
              <w:t>Conditional amino acid position</w:t>
            </w:r>
          </w:p>
        </w:tc>
        <w:tc>
          <w:tcPr>
            <w:tcW w:w="1812" w:type="dxa"/>
            <w:vAlign w:val="center"/>
          </w:tcPr>
          <w:p w:rsidR="003C4BA7" w:rsidRDefault="003C4BA7" w:rsidP="003C4BA7">
            <w:pPr>
              <w:jc w:val="center"/>
              <w:rPr>
                <w:sz w:val="18"/>
                <w:szCs w:val="18"/>
              </w:rPr>
            </w:pPr>
            <w:r>
              <w:rPr>
                <w:sz w:val="18"/>
                <w:szCs w:val="18"/>
              </w:rPr>
              <w:t>97</w:t>
            </w:r>
          </w:p>
        </w:tc>
        <w:tc>
          <w:tcPr>
            <w:tcW w:w="0" w:type="auto"/>
            <w:vAlign w:val="center"/>
          </w:tcPr>
          <w:p w:rsidR="003C4BA7" w:rsidRDefault="003C4BA7" w:rsidP="003C4BA7">
            <w:pPr>
              <w:jc w:val="center"/>
              <w:rPr>
                <w:sz w:val="18"/>
                <w:szCs w:val="18"/>
              </w:rPr>
            </w:pPr>
            <w:r>
              <w:rPr>
                <w:sz w:val="18"/>
                <w:szCs w:val="18"/>
              </w:rPr>
              <w:t>--</w:t>
            </w:r>
          </w:p>
        </w:tc>
        <w:tc>
          <w:tcPr>
            <w:tcW w:w="0" w:type="auto"/>
            <w:vAlign w:val="center"/>
          </w:tcPr>
          <w:p w:rsidR="003C4BA7" w:rsidRDefault="003C4BA7" w:rsidP="003C4BA7">
            <w:pPr>
              <w:jc w:val="right"/>
              <w:rPr>
                <w:sz w:val="18"/>
                <w:szCs w:val="18"/>
              </w:rPr>
            </w:pPr>
            <w:r w:rsidRPr="00931240">
              <w:rPr>
                <w:sz w:val="18"/>
                <w:szCs w:val="18"/>
              </w:rPr>
              <w:t>0.014</w:t>
            </w:r>
          </w:p>
        </w:tc>
        <w:tc>
          <w:tcPr>
            <w:tcW w:w="0" w:type="auto"/>
            <w:vAlign w:val="center"/>
          </w:tcPr>
          <w:p w:rsidR="003C4BA7" w:rsidRDefault="003C4BA7" w:rsidP="003C4BA7">
            <w:pPr>
              <w:jc w:val="right"/>
              <w:rPr>
                <w:sz w:val="18"/>
                <w:szCs w:val="18"/>
              </w:rPr>
            </w:pPr>
            <w:r w:rsidRPr="00931240">
              <w:rPr>
                <w:sz w:val="18"/>
                <w:szCs w:val="18"/>
              </w:rPr>
              <w:t>1</w:t>
            </w:r>
            <w:r>
              <w:rPr>
                <w:sz w:val="18"/>
                <w:szCs w:val="18"/>
              </w:rPr>
              <w:t>.</w:t>
            </w:r>
            <w:r w:rsidRPr="00931240">
              <w:rPr>
                <w:sz w:val="18"/>
                <w:szCs w:val="18"/>
              </w:rPr>
              <w:t>08</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w:t>
            </w:r>
          </w:p>
        </w:tc>
        <w:tc>
          <w:tcPr>
            <w:tcW w:w="0" w:type="auto"/>
            <w:vAlign w:val="center"/>
          </w:tcPr>
          <w:p w:rsidR="003C4BA7" w:rsidRDefault="003C4BA7" w:rsidP="003C4BA7">
            <w:pPr>
              <w:jc w:val="right"/>
              <w:rPr>
                <w:sz w:val="18"/>
                <w:szCs w:val="18"/>
              </w:rPr>
            </w:pPr>
            <w:r w:rsidRPr="00931240">
              <w:rPr>
                <w:sz w:val="18"/>
                <w:szCs w:val="18"/>
              </w:rPr>
              <w:t>2</w:t>
            </w:r>
            <w:r>
              <w:rPr>
                <w:sz w:val="18"/>
                <w:szCs w:val="18"/>
              </w:rPr>
              <w:t>.</w:t>
            </w:r>
            <w:r w:rsidRPr="00931240">
              <w:rPr>
                <w:sz w:val="18"/>
                <w:szCs w:val="18"/>
              </w:rPr>
              <w:t>28</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4</w:t>
            </w:r>
          </w:p>
        </w:tc>
        <w:tc>
          <w:tcPr>
            <w:tcW w:w="0" w:type="auto"/>
            <w:vAlign w:val="center"/>
          </w:tcPr>
          <w:p w:rsidR="003C4BA7" w:rsidRDefault="003C4BA7" w:rsidP="003C4BA7">
            <w:pPr>
              <w:jc w:val="right"/>
              <w:rPr>
                <w:sz w:val="18"/>
                <w:szCs w:val="18"/>
              </w:rPr>
            </w:pPr>
            <w:r w:rsidRPr="00931240">
              <w:rPr>
                <w:sz w:val="18"/>
                <w:szCs w:val="18"/>
              </w:rPr>
              <w:t>0.040</w:t>
            </w:r>
          </w:p>
        </w:tc>
        <w:tc>
          <w:tcPr>
            <w:tcW w:w="0" w:type="auto"/>
            <w:vAlign w:val="center"/>
          </w:tcPr>
          <w:p w:rsidR="003C4BA7" w:rsidRDefault="003C4BA7" w:rsidP="003C4BA7">
            <w:pPr>
              <w:jc w:val="right"/>
              <w:rPr>
                <w:sz w:val="18"/>
                <w:szCs w:val="18"/>
              </w:rPr>
            </w:pPr>
            <w:r w:rsidRPr="00931240">
              <w:rPr>
                <w:sz w:val="18"/>
                <w:szCs w:val="18"/>
              </w:rPr>
              <w:t>0.016</w:t>
            </w:r>
          </w:p>
        </w:tc>
      </w:tr>
      <w:tr w:rsidR="003C4BA7" w:rsidTr="003C4BA7">
        <w:tc>
          <w:tcPr>
            <w:tcW w:w="1242" w:type="dxa"/>
            <w:vMerge/>
          </w:tcPr>
          <w:p w:rsidR="003C4BA7" w:rsidRDefault="003C4BA7" w:rsidP="003C4BA7">
            <w:pPr>
              <w:rPr>
                <w:sz w:val="18"/>
                <w:szCs w:val="18"/>
              </w:rPr>
            </w:pPr>
          </w:p>
        </w:tc>
        <w:tc>
          <w:tcPr>
            <w:tcW w:w="1812" w:type="dxa"/>
            <w:vAlign w:val="center"/>
          </w:tcPr>
          <w:p w:rsidR="003C4BA7" w:rsidRDefault="003C4BA7" w:rsidP="003C4BA7">
            <w:pPr>
              <w:jc w:val="center"/>
              <w:rPr>
                <w:sz w:val="18"/>
                <w:szCs w:val="18"/>
              </w:rPr>
            </w:pPr>
            <w:r>
              <w:rPr>
                <w:sz w:val="18"/>
                <w:szCs w:val="18"/>
              </w:rPr>
              <w:t>70</w:t>
            </w:r>
          </w:p>
        </w:tc>
        <w:tc>
          <w:tcPr>
            <w:tcW w:w="0" w:type="auto"/>
            <w:vAlign w:val="center"/>
          </w:tcPr>
          <w:p w:rsidR="003C4BA7" w:rsidRDefault="003C4BA7" w:rsidP="003C4BA7">
            <w:pPr>
              <w:jc w:val="right"/>
              <w:rPr>
                <w:sz w:val="18"/>
                <w:szCs w:val="18"/>
              </w:rPr>
            </w:pPr>
            <w:r w:rsidRPr="00931240">
              <w:rPr>
                <w:sz w:val="18"/>
                <w:szCs w:val="18"/>
              </w:rPr>
              <w:t>6.28</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-11</w:t>
            </w:r>
          </w:p>
        </w:tc>
        <w:tc>
          <w:tcPr>
            <w:tcW w:w="0" w:type="auto"/>
            <w:vAlign w:val="center"/>
          </w:tcPr>
          <w:p w:rsidR="003C4BA7" w:rsidRDefault="003C4BA7" w:rsidP="003C4BA7">
            <w:pPr>
              <w:jc w:val="center"/>
              <w:rPr>
                <w:sz w:val="18"/>
                <w:szCs w:val="18"/>
              </w:rPr>
            </w:pPr>
            <w:r>
              <w:rPr>
                <w:sz w:val="18"/>
                <w:szCs w:val="18"/>
              </w:rPr>
              <w:t>--</w:t>
            </w:r>
          </w:p>
        </w:tc>
        <w:tc>
          <w:tcPr>
            <w:tcW w:w="0" w:type="auto"/>
            <w:vAlign w:val="center"/>
          </w:tcPr>
          <w:p w:rsidR="003C4BA7" w:rsidRDefault="003C4BA7" w:rsidP="003C4BA7">
            <w:pPr>
              <w:jc w:val="right"/>
              <w:rPr>
                <w:sz w:val="18"/>
                <w:szCs w:val="18"/>
              </w:rPr>
            </w:pPr>
            <w:r w:rsidRPr="00931240">
              <w:rPr>
                <w:sz w:val="18"/>
                <w:szCs w:val="18"/>
              </w:rPr>
              <w:t>6.8</w:t>
            </w:r>
            <w:r>
              <w:rPr>
                <w:sz w:val="18"/>
                <w:szCs w:val="18"/>
              </w:rPr>
              <w:t xml:space="preserve">4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5</w:t>
            </w:r>
          </w:p>
        </w:tc>
        <w:tc>
          <w:tcPr>
            <w:tcW w:w="0" w:type="auto"/>
            <w:vAlign w:val="center"/>
          </w:tcPr>
          <w:p w:rsidR="003C4BA7" w:rsidRDefault="003C4BA7" w:rsidP="003C4BA7">
            <w:pPr>
              <w:jc w:val="right"/>
              <w:rPr>
                <w:sz w:val="18"/>
                <w:szCs w:val="18"/>
              </w:rPr>
            </w:pPr>
            <w:r w:rsidRPr="00931240">
              <w:rPr>
                <w:sz w:val="18"/>
                <w:szCs w:val="18"/>
              </w:rPr>
              <w:t>6.05</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w:t>
            </w:r>
          </w:p>
        </w:tc>
        <w:tc>
          <w:tcPr>
            <w:tcW w:w="0" w:type="auto"/>
            <w:vAlign w:val="center"/>
          </w:tcPr>
          <w:p w:rsidR="003C4BA7" w:rsidRDefault="003C4BA7" w:rsidP="003C4BA7">
            <w:pPr>
              <w:jc w:val="right"/>
              <w:rPr>
                <w:sz w:val="18"/>
                <w:szCs w:val="18"/>
              </w:rPr>
            </w:pPr>
            <w:r>
              <w:rPr>
                <w:sz w:val="18"/>
                <w:szCs w:val="18"/>
              </w:rPr>
              <w:t>0.8</w:t>
            </w:r>
            <w:r w:rsidRPr="00931240">
              <w:rPr>
                <w:sz w:val="18"/>
                <w:szCs w:val="18"/>
              </w:rPr>
              <w:t>82</w:t>
            </w:r>
          </w:p>
        </w:tc>
        <w:tc>
          <w:tcPr>
            <w:tcW w:w="0" w:type="auto"/>
            <w:vAlign w:val="center"/>
          </w:tcPr>
          <w:p w:rsidR="003C4BA7" w:rsidRDefault="003C4BA7" w:rsidP="003C4BA7">
            <w:pPr>
              <w:jc w:val="right"/>
              <w:rPr>
                <w:sz w:val="18"/>
                <w:szCs w:val="18"/>
              </w:rPr>
            </w:pPr>
            <w:r>
              <w:rPr>
                <w:sz w:val="18"/>
                <w:szCs w:val="18"/>
              </w:rPr>
              <w:t xml:space="preserve">7.28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w:t>
            </w:r>
          </w:p>
        </w:tc>
      </w:tr>
      <w:tr w:rsidR="003C4BA7" w:rsidTr="003C4BA7">
        <w:tc>
          <w:tcPr>
            <w:tcW w:w="1242" w:type="dxa"/>
            <w:vMerge/>
          </w:tcPr>
          <w:p w:rsidR="003C4BA7" w:rsidRDefault="003C4BA7" w:rsidP="003C4BA7">
            <w:pPr>
              <w:rPr>
                <w:sz w:val="18"/>
                <w:szCs w:val="18"/>
              </w:rPr>
            </w:pPr>
          </w:p>
        </w:tc>
        <w:tc>
          <w:tcPr>
            <w:tcW w:w="1812" w:type="dxa"/>
            <w:vAlign w:val="center"/>
          </w:tcPr>
          <w:p w:rsidR="003C4BA7" w:rsidRDefault="003C4BA7" w:rsidP="003C4BA7">
            <w:pPr>
              <w:jc w:val="center"/>
              <w:rPr>
                <w:sz w:val="18"/>
                <w:szCs w:val="18"/>
              </w:rPr>
            </w:pPr>
            <w:r>
              <w:rPr>
                <w:sz w:val="18"/>
                <w:szCs w:val="18"/>
              </w:rPr>
              <w:t>114</w:t>
            </w:r>
          </w:p>
        </w:tc>
        <w:tc>
          <w:tcPr>
            <w:tcW w:w="0" w:type="auto"/>
            <w:vAlign w:val="center"/>
          </w:tcPr>
          <w:p w:rsidR="003C4BA7" w:rsidRDefault="003C4BA7" w:rsidP="003C4BA7">
            <w:pPr>
              <w:jc w:val="right"/>
              <w:rPr>
                <w:sz w:val="18"/>
                <w:szCs w:val="18"/>
              </w:rPr>
            </w:pPr>
            <w:r w:rsidRPr="00931240">
              <w:rPr>
                <w:sz w:val="18"/>
                <w:szCs w:val="18"/>
              </w:rPr>
              <w:t>3.46</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99</w:t>
            </w:r>
          </w:p>
        </w:tc>
        <w:tc>
          <w:tcPr>
            <w:tcW w:w="0" w:type="auto"/>
            <w:vAlign w:val="center"/>
          </w:tcPr>
          <w:p w:rsidR="003C4BA7" w:rsidRDefault="003C4BA7" w:rsidP="003C4BA7">
            <w:pPr>
              <w:jc w:val="right"/>
              <w:rPr>
                <w:sz w:val="18"/>
                <w:szCs w:val="18"/>
              </w:rPr>
            </w:pPr>
            <w:r w:rsidRPr="00931240">
              <w:rPr>
                <w:sz w:val="18"/>
                <w:szCs w:val="18"/>
              </w:rPr>
              <w:t>1.3</w:t>
            </w:r>
            <w:r>
              <w:rPr>
                <w:sz w:val="18"/>
                <w:szCs w:val="18"/>
              </w:rPr>
              <w:t xml:space="preserve">2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92</w:t>
            </w:r>
          </w:p>
        </w:tc>
        <w:tc>
          <w:tcPr>
            <w:tcW w:w="0" w:type="auto"/>
            <w:vAlign w:val="center"/>
          </w:tcPr>
          <w:p w:rsidR="003C4BA7" w:rsidRDefault="003C4BA7" w:rsidP="003C4BA7">
            <w:pPr>
              <w:jc w:val="center"/>
              <w:rPr>
                <w:sz w:val="18"/>
                <w:szCs w:val="18"/>
              </w:rPr>
            </w:pPr>
            <w:r>
              <w:rPr>
                <w:sz w:val="18"/>
                <w:szCs w:val="18"/>
              </w:rPr>
              <w:t>--</w:t>
            </w:r>
          </w:p>
        </w:tc>
        <w:tc>
          <w:tcPr>
            <w:tcW w:w="0" w:type="auto"/>
            <w:vAlign w:val="center"/>
          </w:tcPr>
          <w:p w:rsidR="003C4BA7" w:rsidRDefault="003C4BA7" w:rsidP="003C4BA7">
            <w:pPr>
              <w:jc w:val="right"/>
              <w:rPr>
                <w:sz w:val="18"/>
                <w:szCs w:val="18"/>
              </w:rPr>
            </w:pPr>
            <w:r>
              <w:rPr>
                <w:sz w:val="18"/>
                <w:szCs w:val="18"/>
              </w:rPr>
              <w:t xml:space="preserve">2.10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9</w:t>
            </w:r>
          </w:p>
        </w:tc>
        <w:tc>
          <w:tcPr>
            <w:tcW w:w="0" w:type="auto"/>
            <w:vAlign w:val="center"/>
          </w:tcPr>
          <w:p w:rsidR="003C4BA7" w:rsidRDefault="003C4BA7" w:rsidP="003C4BA7">
            <w:pPr>
              <w:jc w:val="right"/>
              <w:rPr>
                <w:sz w:val="18"/>
                <w:szCs w:val="18"/>
              </w:rPr>
            </w:pPr>
            <w:r w:rsidRPr="00931240">
              <w:rPr>
                <w:sz w:val="18"/>
                <w:szCs w:val="18"/>
              </w:rPr>
              <w:t>4.1</w:t>
            </w:r>
            <w:r>
              <w:rPr>
                <w:sz w:val="18"/>
                <w:szCs w:val="18"/>
              </w:rPr>
              <w:t xml:space="preserve">6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17</w:t>
            </w:r>
          </w:p>
        </w:tc>
        <w:tc>
          <w:tcPr>
            <w:tcW w:w="0" w:type="auto"/>
            <w:vAlign w:val="center"/>
          </w:tcPr>
          <w:p w:rsidR="003C4BA7" w:rsidRDefault="003C4BA7" w:rsidP="003C4BA7">
            <w:pPr>
              <w:jc w:val="right"/>
              <w:rPr>
                <w:sz w:val="18"/>
                <w:szCs w:val="18"/>
              </w:rPr>
            </w:pPr>
            <w:r>
              <w:rPr>
                <w:sz w:val="18"/>
                <w:szCs w:val="18"/>
              </w:rPr>
              <w:t xml:space="preserve">1.12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13</w:t>
            </w:r>
          </w:p>
        </w:tc>
      </w:tr>
      <w:tr w:rsidR="003C4BA7" w:rsidTr="003C4BA7">
        <w:tc>
          <w:tcPr>
            <w:tcW w:w="1242" w:type="dxa"/>
            <w:vMerge/>
          </w:tcPr>
          <w:p w:rsidR="003C4BA7" w:rsidRDefault="003C4BA7" w:rsidP="003C4BA7">
            <w:pPr>
              <w:rPr>
                <w:sz w:val="18"/>
                <w:szCs w:val="18"/>
              </w:rPr>
            </w:pPr>
          </w:p>
        </w:tc>
        <w:tc>
          <w:tcPr>
            <w:tcW w:w="1812" w:type="dxa"/>
            <w:vAlign w:val="center"/>
          </w:tcPr>
          <w:p w:rsidR="003C4BA7" w:rsidRDefault="003C4BA7" w:rsidP="003C4BA7">
            <w:pPr>
              <w:jc w:val="center"/>
              <w:rPr>
                <w:sz w:val="18"/>
                <w:szCs w:val="18"/>
              </w:rPr>
            </w:pPr>
            <w:r>
              <w:rPr>
                <w:sz w:val="18"/>
                <w:szCs w:val="18"/>
              </w:rPr>
              <w:t>77</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center"/>
              <w:rPr>
                <w:sz w:val="18"/>
                <w:szCs w:val="18"/>
              </w:rPr>
            </w:pPr>
            <w:r>
              <w:rPr>
                <w:sz w:val="18"/>
                <w:szCs w:val="18"/>
              </w:rPr>
              <w:t>--</w:t>
            </w:r>
          </w:p>
        </w:tc>
        <w:tc>
          <w:tcPr>
            <w:tcW w:w="0" w:type="auto"/>
            <w:vAlign w:val="center"/>
          </w:tcPr>
          <w:p w:rsidR="003C4BA7" w:rsidRDefault="003C4BA7" w:rsidP="003C4BA7">
            <w:pPr>
              <w:jc w:val="right"/>
              <w:rPr>
                <w:sz w:val="18"/>
                <w:szCs w:val="18"/>
              </w:rPr>
            </w:pPr>
            <w:r w:rsidRPr="00931240">
              <w:rPr>
                <w:sz w:val="18"/>
                <w:szCs w:val="18"/>
              </w:rPr>
              <w:t>1.21</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144</w:t>
            </w:r>
          </w:p>
        </w:tc>
        <w:tc>
          <w:tcPr>
            <w:tcW w:w="0" w:type="auto"/>
            <w:vAlign w:val="center"/>
          </w:tcPr>
          <w:p w:rsidR="003C4BA7" w:rsidRDefault="003C4BA7" w:rsidP="003C4BA7">
            <w:pPr>
              <w:jc w:val="right"/>
              <w:rPr>
                <w:sz w:val="18"/>
                <w:szCs w:val="18"/>
              </w:rPr>
            </w:pPr>
            <w:r w:rsidRPr="00931240">
              <w:rPr>
                <w:sz w:val="18"/>
                <w:szCs w:val="18"/>
              </w:rPr>
              <w:t>1.32</w:t>
            </w:r>
            <w:r>
              <w:rPr>
                <w:sz w:val="18"/>
                <w:szCs w:val="18"/>
              </w:rPr>
              <w:t xml:space="preserve">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33</w:t>
            </w:r>
          </w:p>
        </w:tc>
      </w:tr>
      <w:tr w:rsidR="003C4BA7" w:rsidTr="003C4BA7">
        <w:tc>
          <w:tcPr>
            <w:tcW w:w="1242" w:type="dxa"/>
            <w:vMerge/>
          </w:tcPr>
          <w:p w:rsidR="003C4BA7" w:rsidRDefault="003C4BA7" w:rsidP="003C4BA7">
            <w:pPr>
              <w:rPr>
                <w:sz w:val="18"/>
                <w:szCs w:val="18"/>
              </w:rPr>
            </w:pPr>
          </w:p>
        </w:tc>
        <w:tc>
          <w:tcPr>
            <w:tcW w:w="1812" w:type="dxa"/>
            <w:vAlign w:val="center"/>
          </w:tcPr>
          <w:p w:rsidR="003C4BA7" w:rsidRDefault="003C4BA7" w:rsidP="003C4BA7">
            <w:pPr>
              <w:jc w:val="center"/>
              <w:rPr>
                <w:sz w:val="18"/>
                <w:szCs w:val="18"/>
              </w:rPr>
            </w:pPr>
            <w:r>
              <w:rPr>
                <w:sz w:val="18"/>
                <w:szCs w:val="18"/>
              </w:rPr>
              <w:t>67</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center"/>
              <w:rPr>
                <w:sz w:val="18"/>
                <w:szCs w:val="18"/>
              </w:rPr>
            </w:pPr>
            <w:r>
              <w:rPr>
                <w:sz w:val="18"/>
                <w:szCs w:val="18"/>
              </w:rPr>
              <w:t>--</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r>
      <w:tr w:rsidR="003C4BA7" w:rsidTr="003C4BA7">
        <w:tc>
          <w:tcPr>
            <w:tcW w:w="1242" w:type="dxa"/>
            <w:vMerge/>
          </w:tcPr>
          <w:p w:rsidR="003C4BA7" w:rsidRDefault="003C4BA7" w:rsidP="003C4BA7">
            <w:pPr>
              <w:rPr>
                <w:sz w:val="18"/>
                <w:szCs w:val="18"/>
              </w:rPr>
            </w:pPr>
          </w:p>
        </w:tc>
        <w:tc>
          <w:tcPr>
            <w:tcW w:w="1812" w:type="dxa"/>
            <w:vAlign w:val="center"/>
          </w:tcPr>
          <w:p w:rsidR="003C4BA7" w:rsidRDefault="003C4BA7" w:rsidP="003C4BA7">
            <w:pPr>
              <w:jc w:val="center"/>
              <w:rPr>
                <w:sz w:val="18"/>
                <w:szCs w:val="18"/>
              </w:rPr>
            </w:pPr>
            <w:r>
              <w:rPr>
                <w:sz w:val="18"/>
                <w:szCs w:val="18"/>
              </w:rPr>
              <w:t>9</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right"/>
              <w:rPr>
                <w:sz w:val="18"/>
                <w:szCs w:val="18"/>
              </w:rPr>
            </w:pPr>
            <w:r>
              <w:rPr>
                <w:sz w:val="18"/>
                <w:szCs w:val="18"/>
              </w:rPr>
              <w:t xml:space="preserve">&lt; 1 </w:t>
            </w:r>
            <w:r>
              <w:rPr>
                <w:rFonts w:cstheme="minorHAnsi"/>
                <w:sz w:val="18"/>
                <w:szCs w:val="18"/>
              </w:rPr>
              <w:t>×</w:t>
            </w:r>
            <w:r>
              <w:rPr>
                <w:sz w:val="18"/>
                <w:szCs w:val="18"/>
              </w:rPr>
              <w:t xml:space="preserve"> 10</w:t>
            </w:r>
            <w:r w:rsidRPr="00931240">
              <w:rPr>
                <w:sz w:val="18"/>
                <w:szCs w:val="18"/>
                <w:vertAlign w:val="superscript"/>
              </w:rPr>
              <w:t>-</w:t>
            </w:r>
            <w:r>
              <w:rPr>
                <w:sz w:val="18"/>
                <w:szCs w:val="18"/>
                <w:vertAlign w:val="superscript"/>
              </w:rPr>
              <w:t>300</w:t>
            </w:r>
          </w:p>
        </w:tc>
        <w:tc>
          <w:tcPr>
            <w:tcW w:w="0" w:type="auto"/>
            <w:vAlign w:val="center"/>
          </w:tcPr>
          <w:p w:rsidR="003C4BA7" w:rsidRDefault="003C4BA7" w:rsidP="003C4BA7">
            <w:pPr>
              <w:jc w:val="center"/>
              <w:rPr>
                <w:sz w:val="18"/>
                <w:szCs w:val="18"/>
              </w:rPr>
            </w:pPr>
            <w:r>
              <w:rPr>
                <w:sz w:val="18"/>
                <w:szCs w:val="18"/>
              </w:rPr>
              <w:t>--</w:t>
            </w:r>
          </w:p>
        </w:tc>
      </w:tr>
    </w:tbl>
    <w:p w:rsidR="006D69F9" w:rsidRDefault="006D69F9" w:rsidP="00231CA9">
      <w:pPr>
        <w:rPr>
          <w:b/>
        </w:rPr>
      </w:pPr>
    </w:p>
    <w:p w:rsidR="006D69F9" w:rsidRDefault="006D69F9">
      <w:pPr>
        <w:rPr>
          <w:b/>
        </w:rPr>
      </w:pPr>
      <w:r>
        <w:rPr>
          <w:b/>
        </w:rPr>
        <w:br w:type="page"/>
      </w:r>
    </w:p>
    <w:p w:rsidR="006D69F9" w:rsidRPr="00610E48" w:rsidRDefault="006D69F9" w:rsidP="006D69F9">
      <w:r w:rsidRPr="00610E48">
        <w:rPr>
          <w:b/>
        </w:rPr>
        <w:lastRenderedPageBreak/>
        <w:t xml:space="preserve">Supplementary Table </w:t>
      </w:r>
      <w:r>
        <w:rPr>
          <w:b/>
        </w:rPr>
        <w:t>2</w:t>
      </w:r>
      <w:r w:rsidRPr="00610E48">
        <w:rPr>
          <w:b/>
        </w:rPr>
        <w:t xml:space="preserve"> </w:t>
      </w:r>
      <w:r>
        <w:t>No evidence of i</w:t>
      </w:r>
      <w:r w:rsidRPr="00610E48">
        <w:t xml:space="preserve">nteraction between </w:t>
      </w:r>
      <w:r w:rsidRPr="00014643">
        <w:rPr>
          <w:i/>
        </w:rPr>
        <w:t>HLA-B*27</w:t>
      </w:r>
      <w:r w:rsidRPr="00610E48">
        <w:t xml:space="preserve"> and </w:t>
      </w:r>
      <w:r w:rsidRPr="00014643">
        <w:rPr>
          <w:i/>
        </w:rPr>
        <w:t>HLA-B</w:t>
      </w:r>
      <w:r>
        <w:rPr>
          <w:i/>
        </w:rPr>
        <w:t>*40</w:t>
      </w:r>
      <w:r w:rsidRPr="00610E48">
        <w:t xml:space="preserve"> risk alleles. </w:t>
      </w:r>
      <w:r>
        <w:t>Odds of disease for each genotype class was computed against the reference (</w:t>
      </w:r>
      <w:r w:rsidRPr="00A92AB6">
        <w:rPr>
          <w:i/>
        </w:rPr>
        <w:t>HLA-B*27</w:t>
      </w:r>
      <w:r>
        <w:t xml:space="preserve">-negative and </w:t>
      </w:r>
      <w:r w:rsidRPr="00A92AB6">
        <w:rPr>
          <w:i/>
        </w:rPr>
        <w:t>*40</w:t>
      </w:r>
      <w:r>
        <w:t xml:space="preserve">-negative). The risk effect for the genotype </w:t>
      </w:r>
      <w:r w:rsidRPr="00BB437B">
        <w:rPr>
          <w:i/>
        </w:rPr>
        <w:t>HLA-B*27</w:t>
      </w:r>
      <w:r w:rsidRPr="00BB437B">
        <w:rPr>
          <w:vertAlign w:val="superscript"/>
        </w:rPr>
        <w:t>-</w:t>
      </w:r>
      <w:r>
        <w:t>/</w:t>
      </w:r>
      <w:r w:rsidRPr="00BB437B">
        <w:rPr>
          <w:i/>
        </w:rPr>
        <w:t>HLA-B*40</w:t>
      </w:r>
      <w:r w:rsidRPr="00BB437B">
        <w:rPr>
          <w:vertAlign w:val="superscript"/>
        </w:rPr>
        <w:t>+</w:t>
      </w:r>
      <w:r>
        <w:t xml:space="preserve"> was estimated to be 1.35 and for the class </w:t>
      </w:r>
      <w:r w:rsidRPr="00BB437B">
        <w:rPr>
          <w:i/>
        </w:rPr>
        <w:t>HLA-B*27</w:t>
      </w:r>
      <w:r>
        <w:rPr>
          <w:vertAlign w:val="superscript"/>
        </w:rPr>
        <w:t>+</w:t>
      </w:r>
      <w:r>
        <w:t>/</w:t>
      </w:r>
      <w:r w:rsidRPr="00BB437B">
        <w:rPr>
          <w:i/>
        </w:rPr>
        <w:t>HLA-</w:t>
      </w:r>
      <w:r>
        <w:rPr>
          <w:i/>
        </w:rPr>
        <w:t>B*40</w:t>
      </w:r>
      <w:r w:rsidRPr="00BB437B">
        <w:rPr>
          <w:vertAlign w:val="superscript"/>
        </w:rPr>
        <w:t>-</w:t>
      </w:r>
      <w:r>
        <w:t xml:space="preserve"> the effect was 47.76. Under no interaction between these two alleles we would expect the effect size of the genotype class </w:t>
      </w:r>
      <w:r w:rsidRPr="00BB437B">
        <w:rPr>
          <w:i/>
        </w:rPr>
        <w:t>HLA-B*27</w:t>
      </w:r>
      <w:r>
        <w:rPr>
          <w:vertAlign w:val="superscript"/>
        </w:rPr>
        <w:t>+</w:t>
      </w:r>
      <w:r>
        <w:t>/</w:t>
      </w:r>
      <w:r w:rsidRPr="00BB437B">
        <w:rPr>
          <w:i/>
        </w:rPr>
        <w:t>HLA-B*40</w:t>
      </w:r>
      <w:r w:rsidRPr="00BB437B">
        <w:rPr>
          <w:vertAlign w:val="superscript"/>
        </w:rPr>
        <w:t>+</w:t>
      </w:r>
      <w:r>
        <w:t xml:space="preserve"> to be 1.35*47.76 = 64.48 (</w:t>
      </w:r>
      <w:del w:id="11" w:author="David Evans" w:date="2014-08-13T13:03:00Z">
        <w:r w:rsidDel="00FC6A66">
          <w:delText xml:space="preserve">because </w:delText>
        </w:r>
      </w:del>
      <w:ins w:id="12" w:author="David Evans" w:date="2014-08-13T13:03:00Z">
        <w:r w:rsidR="00FC6A66">
          <w:t>assuming a model for</w:t>
        </w:r>
        <w:r w:rsidR="00FC6A66">
          <w:t xml:space="preserve"> </w:t>
        </w:r>
      </w:ins>
      <w:r>
        <w:t xml:space="preserve">risk </w:t>
      </w:r>
      <w:del w:id="13" w:author="David Evans" w:date="2014-08-13T13:03:00Z">
        <w:r w:rsidDel="00FC6A66">
          <w:delText xml:space="preserve">is being measured </w:delText>
        </w:r>
      </w:del>
      <w:del w:id="14" w:author="David Evans" w:date="2014-08-13T13:02:00Z">
        <w:r w:rsidDel="00FC6A66">
          <w:delText xml:space="preserve">in </w:delText>
        </w:r>
      </w:del>
      <w:ins w:id="15" w:author="David Evans" w:date="2014-08-13T13:02:00Z">
        <w:r w:rsidR="00FC6A66">
          <w:t>on</w:t>
        </w:r>
        <w:r w:rsidR="00FC6A66">
          <w:t xml:space="preserve"> </w:t>
        </w:r>
      </w:ins>
      <w:r>
        <w:t>the multiplicative scale), which is close to what we observed, 65.19.</w:t>
      </w:r>
    </w:p>
    <w:tbl>
      <w:tblPr>
        <w:tblStyle w:val="TableGrid"/>
        <w:tblW w:w="10526" w:type="dxa"/>
        <w:tblLook w:val="04A0"/>
      </w:tblPr>
      <w:tblGrid>
        <w:gridCol w:w="2660"/>
        <w:gridCol w:w="968"/>
        <w:gridCol w:w="960"/>
        <w:gridCol w:w="1143"/>
        <w:gridCol w:w="777"/>
        <w:gridCol w:w="960"/>
        <w:gridCol w:w="1600"/>
        <w:gridCol w:w="1600"/>
      </w:tblGrid>
      <w:tr w:rsidR="006D69F9" w:rsidRPr="00E80E00" w:rsidTr="006D69F9">
        <w:trPr>
          <w:trHeight w:val="300"/>
        </w:trPr>
        <w:tc>
          <w:tcPr>
            <w:tcW w:w="2660" w:type="dxa"/>
            <w:vMerge w:val="restart"/>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Locus Genotypes</w:t>
            </w:r>
          </w:p>
        </w:tc>
        <w:tc>
          <w:tcPr>
            <w:tcW w:w="1786" w:type="dxa"/>
            <w:gridSpan w:val="2"/>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Counts</w:t>
            </w:r>
          </w:p>
        </w:tc>
        <w:tc>
          <w:tcPr>
            <w:tcW w:w="1920" w:type="dxa"/>
            <w:gridSpan w:val="2"/>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Frequency</w:t>
            </w:r>
          </w:p>
        </w:tc>
        <w:tc>
          <w:tcPr>
            <w:tcW w:w="960" w:type="dxa"/>
            <w:vMerge w:val="restart"/>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OR</w:t>
            </w:r>
          </w:p>
        </w:tc>
        <w:tc>
          <w:tcPr>
            <w:tcW w:w="1600" w:type="dxa"/>
            <w:vMerge w:val="restart"/>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CI (95%)</w:t>
            </w:r>
          </w:p>
        </w:tc>
        <w:tc>
          <w:tcPr>
            <w:tcW w:w="1600" w:type="dxa"/>
            <w:vMerge w:val="restart"/>
            <w:vAlign w:val="center"/>
          </w:tcPr>
          <w:p w:rsidR="006D69F9" w:rsidRPr="00E80E00" w:rsidRDefault="006D69F9" w:rsidP="006D69F9">
            <w:pPr>
              <w:jc w:val="center"/>
              <w:rPr>
                <w:rFonts w:ascii="Calibri" w:eastAsia="Times New Roman" w:hAnsi="Calibri" w:cs="Calibri"/>
                <w:color w:val="000000"/>
                <w:lang w:eastAsia="en-AU"/>
              </w:rPr>
            </w:pPr>
            <w:r w:rsidRPr="00E846D1">
              <w:rPr>
                <w:rFonts w:ascii="Calibri" w:eastAsia="Times New Roman" w:hAnsi="Calibri" w:cs="Calibri"/>
                <w:i/>
                <w:color w:val="000000"/>
                <w:lang w:eastAsia="en-AU"/>
              </w:rPr>
              <w:t>P</w:t>
            </w:r>
            <w:r>
              <w:rPr>
                <w:rFonts w:ascii="Calibri" w:eastAsia="Times New Roman" w:hAnsi="Calibri" w:cs="Calibri"/>
                <w:color w:val="000000"/>
                <w:lang w:eastAsia="en-AU"/>
              </w:rPr>
              <w:t>-value</w:t>
            </w:r>
          </w:p>
        </w:tc>
      </w:tr>
      <w:tr w:rsidR="006D69F9" w:rsidRPr="00E80E00" w:rsidTr="006D69F9">
        <w:trPr>
          <w:trHeight w:val="300"/>
        </w:trPr>
        <w:tc>
          <w:tcPr>
            <w:tcW w:w="2660" w:type="dxa"/>
            <w:vMerge/>
            <w:noWrap/>
            <w:hideMark/>
          </w:tcPr>
          <w:p w:rsidR="006D69F9" w:rsidRPr="00E80E00" w:rsidRDefault="006D69F9" w:rsidP="006D69F9">
            <w:pPr>
              <w:rPr>
                <w:rFonts w:ascii="Calibri" w:eastAsia="Times New Roman" w:hAnsi="Calibri" w:cs="Calibri"/>
                <w:color w:val="000000"/>
                <w:lang w:eastAsia="en-AU"/>
              </w:rPr>
            </w:pP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Controls</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Cases</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Controls</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Cases</w:t>
            </w:r>
          </w:p>
        </w:tc>
        <w:tc>
          <w:tcPr>
            <w:tcW w:w="960" w:type="dxa"/>
            <w:vMerge/>
            <w:noWrap/>
            <w:hideMark/>
          </w:tcPr>
          <w:p w:rsidR="006D69F9" w:rsidRPr="00E80E00" w:rsidRDefault="006D69F9" w:rsidP="006D69F9">
            <w:pPr>
              <w:jc w:val="center"/>
              <w:rPr>
                <w:rFonts w:ascii="Calibri" w:eastAsia="Times New Roman" w:hAnsi="Calibri" w:cs="Calibri"/>
                <w:color w:val="000000"/>
                <w:lang w:eastAsia="en-AU"/>
              </w:rPr>
            </w:pPr>
          </w:p>
        </w:tc>
        <w:tc>
          <w:tcPr>
            <w:tcW w:w="1600" w:type="dxa"/>
            <w:vMerge/>
            <w:noWrap/>
            <w:hideMark/>
          </w:tcPr>
          <w:p w:rsidR="006D69F9" w:rsidRPr="00E80E00" w:rsidRDefault="006D69F9" w:rsidP="006D69F9">
            <w:pPr>
              <w:jc w:val="center"/>
              <w:rPr>
                <w:rFonts w:ascii="Calibri" w:eastAsia="Times New Roman" w:hAnsi="Calibri" w:cs="Calibri"/>
                <w:color w:val="000000"/>
                <w:lang w:eastAsia="en-AU"/>
              </w:rPr>
            </w:pPr>
          </w:p>
        </w:tc>
        <w:tc>
          <w:tcPr>
            <w:tcW w:w="1600" w:type="dxa"/>
            <w:vMerge/>
          </w:tcPr>
          <w:p w:rsidR="006D69F9" w:rsidRPr="00E80E00" w:rsidRDefault="006D69F9" w:rsidP="006D69F9">
            <w:pPr>
              <w:jc w:val="center"/>
              <w:rPr>
                <w:rFonts w:ascii="Calibri" w:eastAsia="Times New Roman" w:hAnsi="Calibri" w:cs="Calibri"/>
                <w:color w:val="000000"/>
                <w:lang w:eastAsia="en-AU"/>
              </w:rPr>
            </w:pPr>
          </w:p>
        </w:tc>
      </w:tr>
      <w:tr w:rsidR="006D69F9" w:rsidRPr="00E80E00" w:rsidTr="006D69F9">
        <w:trPr>
          <w:trHeight w:val="300"/>
        </w:trPr>
        <w:tc>
          <w:tcPr>
            <w:tcW w:w="2660" w:type="dxa"/>
            <w:noWrap/>
            <w:vAlign w:val="center"/>
            <w:hideMark/>
          </w:tcPr>
          <w:p w:rsidR="006D69F9" w:rsidRPr="00E80E00"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HLA-B*27</w:t>
            </w:r>
            <w:r w:rsidRPr="00E80E00">
              <w:rPr>
                <w:rFonts w:ascii="Calibri" w:eastAsia="Times New Roman" w:hAnsi="Calibri" w:cs="Calibri"/>
                <w:color w:val="000000"/>
                <w:lang w:eastAsia="en-AU"/>
              </w:rPr>
              <w:t>/</w:t>
            </w:r>
            <w:r>
              <w:rPr>
                <w:rFonts w:ascii="Calibri" w:eastAsia="Times New Roman" w:hAnsi="Calibri" w:cs="Calibri"/>
                <w:color w:val="000000"/>
                <w:lang w:eastAsia="en-AU"/>
              </w:rPr>
              <w:t xml:space="preserve"> HLA-B*27</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33</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363</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0.002</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0.038</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84.78</w:t>
            </w:r>
          </w:p>
        </w:tc>
        <w:tc>
          <w:tcPr>
            <w:tcW w:w="160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58.9-125.93</w:t>
            </w:r>
          </w:p>
        </w:tc>
        <w:tc>
          <w:tcPr>
            <w:tcW w:w="1600" w:type="dxa"/>
            <w:vAlign w:val="center"/>
          </w:tcPr>
          <w:p w:rsidR="006D69F9" w:rsidRPr="00E80E00" w:rsidRDefault="006D69F9" w:rsidP="006D69F9">
            <w:pPr>
              <w:jc w:val="center"/>
              <w:rPr>
                <w:rFonts w:ascii="Calibri" w:eastAsia="Times New Roman" w:hAnsi="Calibri" w:cs="Calibri"/>
                <w:color w:val="000000"/>
                <w:lang w:eastAsia="en-AU"/>
              </w:rPr>
            </w:pPr>
            <w:r>
              <w:rPr>
                <w:rFonts w:ascii="Calibri" w:eastAsia="Times New Roman" w:hAnsi="Calibri" w:cs="Calibri"/>
                <w:color w:val="000000"/>
                <w:lang w:eastAsia="en-AU"/>
              </w:rPr>
              <w:t>3.23 × 10</w:t>
            </w:r>
            <w:r w:rsidRPr="00DA2FC9">
              <w:rPr>
                <w:rFonts w:ascii="Calibri" w:eastAsia="Times New Roman" w:hAnsi="Calibri" w:cs="Calibri"/>
                <w:color w:val="000000"/>
                <w:vertAlign w:val="superscript"/>
                <w:lang w:eastAsia="en-AU"/>
              </w:rPr>
              <w:t>-279</w:t>
            </w:r>
          </w:p>
        </w:tc>
      </w:tr>
      <w:tr w:rsidR="006D69F9" w:rsidRPr="00E80E00" w:rsidTr="006D69F9">
        <w:trPr>
          <w:trHeight w:val="300"/>
        </w:trPr>
        <w:tc>
          <w:tcPr>
            <w:tcW w:w="2660" w:type="dxa"/>
            <w:noWrap/>
            <w:vAlign w:val="center"/>
            <w:hideMark/>
          </w:tcPr>
          <w:p w:rsidR="006D69F9" w:rsidRPr="00E80E00"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HLA-B*27</w:t>
            </w:r>
            <w:r w:rsidRPr="00E80E00">
              <w:rPr>
                <w:rFonts w:ascii="Calibri" w:eastAsia="Times New Roman" w:hAnsi="Calibri" w:cs="Calibri"/>
                <w:color w:val="000000"/>
                <w:lang w:eastAsia="en-AU"/>
              </w:rPr>
              <w:t>/</w:t>
            </w:r>
            <w:r>
              <w:rPr>
                <w:rFonts w:ascii="Calibri" w:eastAsia="Times New Roman" w:hAnsi="Calibri" w:cs="Calibri"/>
                <w:color w:val="000000"/>
                <w:lang w:eastAsia="en-AU"/>
              </w:rPr>
              <w:t xml:space="preserve"> HLA-</w:t>
            </w:r>
            <w:r w:rsidRPr="00E80E00">
              <w:rPr>
                <w:rFonts w:ascii="Calibri" w:eastAsia="Times New Roman" w:hAnsi="Calibri" w:cs="Calibri"/>
                <w:color w:val="000000"/>
                <w:lang w:eastAsia="en-AU"/>
              </w:rPr>
              <w:t>B</w:t>
            </w:r>
            <w:r>
              <w:rPr>
                <w:rFonts w:ascii="Calibri" w:eastAsia="Times New Roman" w:hAnsi="Calibri" w:cs="Calibri"/>
                <w:color w:val="000000"/>
                <w:lang w:eastAsia="en-AU"/>
              </w:rPr>
              <w:t>*</w:t>
            </w:r>
            <w:r w:rsidRPr="00E80E00">
              <w:rPr>
                <w:rFonts w:ascii="Calibri" w:eastAsia="Times New Roman" w:hAnsi="Calibri" w:cs="Calibri"/>
                <w:color w:val="000000"/>
                <w:lang w:eastAsia="en-AU"/>
              </w:rPr>
              <w:t>40</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97</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822</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0.007</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0.087</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65.19</w:t>
            </w:r>
          </w:p>
        </w:tc>
        <w:tc>
          <w:tcPr>
            <w:tcW w:w="160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52.42-81.85</w:t>
            </w:r>
          </w:p>
        </w:tc>
        <w:tc>
          <w:tcPr>
            <w:tcW w:w="1600" w:type="dxa"/>
            <w:vAlign w:val="center"/>
          </w:tcPr>
          <w:p w:rsidR="006D69F9" w:rsidRPr="00E80E00" w:rsidRDefault="006D69F9" w:rsidP="006D69F9">
            <w:pPr>
              <w:jc w:val="center"/>
              <w:rPr>
                <w:rFonts w:ascii="Calibri" w:eastAsia="Times New Roman" w:hAnsi="Calibri" w:cs="Calibri"/>
                <w:color w:val="000000"/>
                <w:lang w:eastAsia="en-AU"/>
              </w:rPr>
            </w:pPr>
            <w:r>
              <w:rPr>
                <w:rFonts w:ascii="Calibri" w:eastAsia="Times New Roman" w:hAnsi="Calibri" w:cs="Calibri"/>
                <w:color w:val="000000"/>
                <w:lang w:eastAsia="en-AU"/>
              </w:rPr>
              <w:t>&lt; 1 × 10</w:t>
            </w:r>
            <w:r w:rsidRPr="00DA2FC9">
              <w:rPr>
                <w:rFonts w:ascii="Calibri" w:eastAsia="Times New Roman" w:hAnsi="Calibri" w:cs="Calibri"/>
                <w:color w:val="000000"/>
                <w:vertAlign w:val="superscript"/>
                <w:lang w:eastAsia="en-AU"/>
              </w:rPr>
              <w:t>-</w:t>
            </w:r>
            <w:r>
              <w:rPr>
                <w:rFonts w:ascii="Calibri" w:eastAsia="Times New Roman" w:hAnsi="Calibri" w:cs="Calibri"/>
                <w:color w:val="000000"/>
                <w:vertAlign w:val="superscript"/>
                <w:lang w:eastAsia="en-AU"/>
              </w:rPr>
              <w:t>300</w:t>
            </w:r>
          </w:p>
        </w:tc>
      </w:tr>
      <w:tr w:rsidR="006D69F9" w:rsidRPr="00E80E00" w:rsidTr="006D69F9">
        <w:trPr>
          <w:trHeight w:val="300"/>
        </w:trPr>
        <w:tc>
          <w:tcPr>
            <w:tcW w:w="2660" w:type="dxa"/>
            <w:noWrap/>
            <w:vAlign w:val="center"/>
            <w:hideMark/>
          </w:tcPr>
          <w:p w:rsidR="006D69F9" w:rsidRPr="00E80E00"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HLA-B*27</w:t>
            </w:r>
            <w:r w:rsidRPr="00E80E00">
              <w:rPr>
                <w:rFonts w:ascii="Calibri" w:eastAsia="Times New Roman" w:hAnsi="Calibri" w:cs="Calibri"/>
                <w:color w:val="000000"/>
                <w:lang w:eastAsia="en-AU"/>
              </w:rPr>
              <w:t>/</w:t>
            </w:r>
            <w:r>
              <w:rPr>
                <w:rFonts w:ascii="Calibri" w:eastAsia="Times New Roman" w:hAnsi="Calibri" w:cs="Calibri"/>
                <w:color w:val="000000"/>
                <w:lang w:eastAsia="en-AU"/>
              </w:rPr>
              <w:t>non-HLA-</w:t>
            </w:r>
            <w:r w:rsidRPr="00E80E00">
              <w:rPr>
                <w:rFonts w:ascii="Calibri" w:eastAsia="Times New Roman" w:hAnsi="Calibri" w:cs="Calibri"/>
                <w:color w:val="000000"/>
                <w:lang w:eastAsia="en-AU"/>
              </w:rPr>
              <w:t>B</w:t>
            </w:r>
            <w:r>
              <w:rPr>
                <w:rFonts w:ascii="Calibri" w:eastAsia="Times New Roman" w:hAnsi="Calibri" w:cs="Calibri"/>
                <w:color w:val="000000"/>
                <w:lang w:eastAsia="en-AU"/>
              </w:rPr>
              <w:t>*40</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w:t>
            </w:r>
            <w:r>
              <w:rPr>
                <w:rFonts w:ascii="Calibri" w:eastAsia="Times New Roman" w:hAnsi="Calibri" w:cs="Calibri"/>
                <w:color w:val="000000"/>
                <w:lang w:eastAsia="en-AU"/>
              </w:rPr>
              <w:t>,</w:t>
            </w:r>
            <w:r w:rsidRPr="00E80E00">
              <w:rPr>
                <w:rFonts w:ascii="Calibri" w:eastAsia="Times New Roman" w:hAnsi="Calibri" w:cs="Calibri"/>
                <w:color w:val="000000"/>
                <w:lang w:eastAsia="en-AU"/>
              </w:rPr>
              <w:t>069</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6</w:t>
            </w:r>
            <w:r>
              <w:rPr>
                <w:rFonts w:ascii="Calibri" w:eastAsia="Times New Roman" w:hAnsi="Calibri" w:cs="Calibri"/>
                <w:color w:val="000000"/>
                <w:lang w:eastAsia="en-AU"/>
              </w:rPr>
              <w:t>,</w:t>
            </w:r>
            <w:r w:rsidRPr="00E80E00">
              <w:rPr>
                <w:rFonts w:ascii="Calibri" w:eastAsia="Times New Roman" w:hAnsi="Calibri" w:cs="Calibri"/>
                <w:color w:val="000000"/>
                <w:lang w:eastAsia="en-AU"/>
              </w:rPr>
              <w:t>626</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0.079</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0.698</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47.76</w:t>
            </w:r>
          </w:p>
        </w:tc>
        <w:tc>
          <w:tcPr>
            <w:tcW w:w="160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43.8-52.14</w:t>
            </w:r>
          </w:p>
        </w:tc>
        <w:tc>
          <w:tcPr>
            <w:tcW w:w="1600" w:type="dxa"/>
            <w:vAlign w:val="center"/>
          </w:tcPr>
          <w:p w:rsidR="006D69F9" w:rsidRPr="00E80E00" w:rsidRDefault="006D69F9" w:rsidP="006D69F9">
            <w:pPr>
              <w:jc w:val="center"/>
              <w:rPr>
                <w:rFonts w:ascii="Calibri" w:eastAsia="Times New Roman" w:hAnsi="Calibri" w:cs="Calibri"/>
                <w:color w:val="000000"/>
                <w:lang w:eastAsia="en-AU"/>
              </w:rPr>
            </w:pPr>
            <w:r>
              <w:rPr>
                <w:rFonts w:ascii="Calibri" w:eastAsia="Times New Roman" w:hAnsi="Calibri" w:cs="Calibri"/>
                <w:color w:val="000000"/>
                <w:lang w:eastAsia="en-AU"/>
              </w:rPr>
              <w:t>&lt; 1 × 10</w:t>
            </w:r>
            <w:r w:rsidRPr="00DA2FC9">
              <w:rPr>
                <w:rFonts w:ascii="Calibri" w:eastAsia="Times New Roman" w:hAnsi="Calibri" w:cs="Calibri"/>
                <w:color w:val="000000"/>
                <w:vertAlign w:val="superscript"/>
                <w:lang w:eastAsia="en-AU"/>
              </w:rPr>
              <w:t>-</w:t>
            </w:r>
            <w:r>
              <w:rPr>
                <w:rFonts w:ascii="Calibri" w:eastAsia="Times New Roman" w:hAnsi="Calibri" w:cs="Calibri"/>
                <w:color w:val="000000"/>
                <w:vertAlign w:val="superscript"/>
                <w:lang w:eastAsia="en-AU"/>
              </w:rPr>
              <w:t>300</w:t>
            </w:r>
          </w:p>
        </w:tc>
      </w:tr>
      <w:tr w:rsidR="006D69F9" w:rsidRPr="00E80E00" w:rsidTr="006D69F9">
        <w:trPr>
          <w:trHeight w:val="300"/>
        </w:trPr>
        <w:tc>
          <w:tcPr>
            <w:tcW w:w="2660" w:type="dxa"/>
            <w:noWrap/>
            <w:vAlign w:val="center"/>
            <w:hideMark/>
          </w:tcPr>
          <w:p w:rsidR="006D69F9" w:rsidRPr="00E80E00"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HLA-</w:t>
            </w:r>
            <w:r w:rsidRPr="00E80E00">
              <w:rPr>
                <w:rFonts w:ascii="Calibri" w:eastAsia="Times New Roman" w:hAnsi="Calibri" w:cs="Calibri"/>
                <w:color w:val="000000"/>
                <w:lang w:eastAsia="en-AU"/>
              </w:rPr>
              <w:t>B</w:t>
            </w:r>
            <w:r>
              <w:rPr>
                <w:rFonts w:ascii="Calibri" w:eastAsia="Times New Roman" w:hAnsi="Calibri" w:cs="Calibri"/>
                <w:color w:val="000000"/>
                <w:lang w:eastAsia="en-AU"/>
              </w:rPr>
              <w:t>*</w:t>
            </w:r>
            <w:r w:rsidRPr="00E80E00">
              <w:rPr>
                <w:rFonts w:ascii="Calibri" w:eastAsia="Times New Roman" w:hAnsi="Calibri" w:cs="Calibri"/>
                <w:color w:val="000000"/>
                <w:lang w:eastAsia="en-AU"/>
              </w:rPr>
              <w:t>40/</w:t>
            </w:r>
            <w:r>
              <w:rPr>
                <w:rFonts w:ascii="Calibri" w:eastAsia="Times New Roman" w:hAnsi="Calibri" w:cs="Calibri"/>
                <w:color w:val="000000"/>
                <w:lang w:eastAsia="en-AU"/>
              </w:rPr>
              <w:t xml:space="preserve"> HLA-</w:t>
            </w:r>
            <w:r w:rsidRPr="00E80E00">
              <w:rPr>
                <w:rFonts w:ascii="Calibri" w:eastAsia="Times New Roman" w:hAnsi="Calibri" w:cs="Calibri"/>
                <w:color w:val="000000"/>
                <w:lang w:eastAsia="en-AU"/>
              </w:rPr>
              <w:t>B</w:t>
            </w:r>
            <w:r>
              <w:rPr>
                <w:rFonts w:ascii="Calibri" w:eastAsia="Times New Roman" w:hAnsi="Calibri" w:cs="Calibri"/>
                <w:color w:val="000000"/>
                <w:lang w:eastAsia="en-AU"/>
              </w:rPr>
              <w:t>*</w:t>
            </w:r>
            <w:r w:rsidRPr="00E80E00">
              <w:rPr>
                <w:rFonts w:ascii="Calibri" w:eastAsia="Times New Roman" w:hAnsi="Calibri" w:cs="Calibri"/>
                <w:color w:val="000000"/>
                <w:lang w:eastAsia="en-AU"/>
              </w:rPr>
              <w:t>40</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61</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12</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0.004</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0.001</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1.52</w:t>
            </w:r>
          </w:p>
        </w:tc>
        <w:tc>
          <w:tcPr>
            <w:tcW w:w="160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0.74-2.85</w:t>
            </w:r>
          </w:p>
        </w:tc>
        <w:tc>
          <w:tcPr>
            <w:tcW w:w="1600" w:type="dxa"/>
            <w:vAlign w:val="center"/>
          </w:tcPr>
          <w:p w:rsidR="006D69F9" w:rsidRPr="00E80E00" w:rsidRDefault="006D69F9" w:rsidP="006D69F9">
            <w:pPr>
              <w:jc w:val="center"/>
              <w:rPr>
                <w:rFonts w:ascii="Calibri" w:eastAsia="Times New Roman" w:hAnsi="Calibri" w:cs="Calibri"/>
                <w:color w:val="000000"/>
                <w:lang w:eastAsia="en-AU"/>
              </w:rPr>
            </w:pPr>
            <w:r>
              <w:rPr>
                <w:rFonts w:ascii="Calibri" w:eastAsia="Times New Roman" w:hAnsi="Calibri" w:cs="Calibri"/>
                <w:color w:val="000000"/>
                <w:lang w:eastAsia="en-AU"/>
              </w:rPr>
              <w:t>0.20</w:t>
            </w:r>
          </w:p>
        </w:tc>
      </w:tr>
      <w:tr w:rsidR="006D69F9" w:rsidRPr="00E80E00" w:rsidTr="006D69F9">
        <w:trPr>
          <w:trHeight w:val="300"/>
        </w:trPr>
        <w:tc>
          <w:tcPr>
            <w:tcW w:w="2660" w:type="dxa"/>
            <w:noWrap/>
            <w:vAlign w:val="center"/>
            <w:hideMark/>
          </w:tcPr>
          <w:p w:rsidR="006D69F9" w:rsidRPr="00C20765"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HLA-</w:t>
            </w:r>
            <w:r w:rsidRPr="00E80E00">
              <w:rPr>
                <w:rFonts w:ascii="Calibri" w:eastAsia="Times New Roman" w:hAnsi="Calibri" w:cs="Calibri"/>
                <w:color w:val="000000"/>
                <w:lang w:eastAsia="en-AU"/>
              </w:rPr>
              <w:t>B</w:t>
            </w:r>
            <w:r>
              <w:rPr>
                <w:rFonts w:ascii="Calibri" w:eastAsia="Times New Roman" w:hAnsi="Calibri" w:cs="Calibri"/>
                <w:color w:val="000000"/>
                <w:lang w:eastAsia="en-AU"/>
              </w:rPr>
              <w:t>*</w:t>
            </w:r>
            <w:r w:rsidRPr="00E80E00">
              <w:rPr>
                <w:rFonts w:ascii="Calibri" w:eastAsia="Times New Roman" w:hAnsi="Calibri" w:cs="Calibri"/>
                <w:color w:val="000000"/>
                <w:lang w:eastAsia="en-AU"/>
              </w:rPr>
              <w:t>40/</w:t>
            </w:r>
            <w:r>
              <w:rPr>
                <w:rFonts w:ascii="Calibri" w:eastAsia="Times New Roman" w:hAnsi="Calibri" w:cs="Calibri"/>
                <w:color w:val="000000"/>
                <w:lang w:eastAsia="en-AU"/>
              </w:rPr>
              <w:t>non-HLA-B*27</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w:t>
            </w:r>
            <w:r>
              <w:rPr>
                <w:rFonts w:ascii="Calibri" w:eastAsia="Times New Roman" w:hAnsi="Calibri" w:cs="Calibri"/>
                <w:color w:val="000000"/>
                <w:lang w:eastAsia="en-AU"/>
              </w:rPr>
              <w:t>,</w:t>
            </w:r>
            <w:r w:rsidRPr="00E80E00">
              <w:rPr>
                <w:rFonts w:ascii="Calibri" w:eastAsia="Times New Roman" w:hAnsi="Calibri" w:cs="Calibri"/>
                <w:color w:val="000000"/>
                <w:lang w:eastAsia="en-AU"/>
              </w:rPr>
              <w:t>587</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278</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0.117</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0.029</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1.35</w:t>
            </w:r>
          </w:p>
        </w:tc>
        <w:tc>
          <w:tcPr>
            <w:tcW w:w="160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1.17-1.55</w:t>
            </w:r>
          </w:p>
        </w:tc>
        <w:tc>
          <w:tcPr>
            <w:tcW w:w="1600" w:type="dxa"/>
            <w:vAlign w:val="center"/>
          </w:tcPr>
          <w:p w:rsidR="006D69F9" w:rsidRPr="00E80E00" w:rsidRDefault="006D69F9" w:rsidP="006D69F9">
            <w:pPr>
              <w:jc w:val="center"/>
              <w:rPr>
                <w:rFonts w:ascii="Calibri" w:eastAsia="Times New Roman" w:hAnsi="Calibri" w:cs="Calibri"/>
                <w:color w:val="000000"/>
                <w:lang w:eastAsia="en-AU"/>
              </w:rPr>
            </w:pPr>
            <w:r>
              <w:rPr>
                <w:rFonts w:ascii="Calibri" w:eastAsia="Times New Roman" w:hAnsi="Calibri" w:cs="Calibri"/>
                <w:color w:val="000000"/>
                <w:lang w:eastAsia="en-AU"/>
              </w:rPr>
              <w:t>3.38 × 10</w:t>
            </w:r>
            <w:r>
              <w:rPr>
                <w:rFonts w:ascii="Calibri" w:eastAsia="Times New Roman" w:hAnsi="Calibri" w:cs="Calibri"/>
                <w:color w:val="000000"/>
                <w:vertAlign w:val="superscript"/>
                <w:lang w:eastAsia="en-AU"/>
              </w:rPr>
              <w:t>-</w:t>
            </w:r>
            <w:r w:rsidRPr="00DA2FC9">
              <w:rPr>
                <w:rFonts w:ascii="Calibri" w:eastAsia="Times New Roman" w:hAnsi="Calibri" w:cs="Calibri"/>
                <w:color w:val="000000"/>
                <w:vertAlign w:val="superscript"/>
                <w:lang w:eastAsia="en-AU"/>
              </w:rPr>
              <w:t>5</w:t>
            </w:r>
          </w:p>
        </w:tc>
      </w:tr>
      <w:tr w:rsidR="006D69F9" w:rsidRPr="00E80E00" w:rsidTr="006D69F9">
        <w:trPr>
          <w:trHeight w:val="300"/>
        </w:trPr>
        <w:tc>
          <w:tcPr>
            <w:tcW w:w="2660" w:type="dxa"/>
            <w:noWrap/>
            <w:vAlign w:val="center"/>
            <w:hideMark/>
          </w:tcPr>
          <w:p w:rsidR="006D69F9" w:rsidRPr="00E80E00" w:rsidRDefault="006D69F9" w:rsidP="006D69F9">
            <w:pPr>
              <w:rPr>
                <w:rFonts w:ascii="Calibri" w:eastAsia="Times New Roman" w:hAnsi="Calibri" w:cs="Calibri"/>
                <w:color w:val="000000"/>
                <w:lang w:eastAsia="en-AU"/>
              </w:rPr>
            </w:pPr>
            <w:r>
              <w:rPr>
                <w:rFonts w:ascii="Calibri" w:eastAsia="Times New Roman" w:hAnsi="Calibri" w:cs="Calibri"/>
                <w:color w:val="000000"/>
                <w:lang w:eastAsia="en-AU"/>
              </w:rPr>
              <w:t>other</w:t>
            </w:r>
          </w:p>
        </w:tc>
        <w:tc>
          <w:tcPr>
            <w:tcW w:w="826"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10</w:t>
            </w:r>
            <w:r>
              <w:rPr>
                <w:rFonts w:ascii="Calibri" w:eastAsia="Times New Roman" w:hAnsi="Calibri" w:cs="Calibri"/>
                <w:color w:val="000000"/>
                <w:lang w:eastAsia="en-AU"/>
              </w:rPr>
              <w:t>,</w:t>
            </w:r>
            <w:r w:rsidRPr="00E80E00">
              <w:rPr>
                <w:rFonts w:ascii="Calibri" w:eastAsia="Times New Roman" w:hAnsi="Calibri" w:cs="Calibri"/>
                <w:color w:val="000000"/>
                <w:lang w:eastAsia="en-AU"/>
              </w:rPr>
              <w:t>723</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w:t>
            </w:r>
            <w:r>
              <w:rPr>
                <w:rFonts w:ascii="Calibri" w:eastAsia="Times New Roman" w:hAnsi="Calibri" w:cs="Calibri"/>
                <w:color w:val="000000"/>
                <w:lang w:eastAsia="en-AU"/>
              </w:rPr>
              <w:t>,</w:t>
            </w:r>
            <w:r w:rsidRPr="00E80E00">
              <w:rPr>
                <w:rFonts w:ascii="Calibri" w:eastAsia="Times New Roman" w:hAnsi="Calibri" w:cs="Calibri"/>
                <w:color w:val="000000"/>
                <w:lang w:eastAsia="en-AU"/>
              </w:rPr>
              <w:t>391</w:t>
            </w:r>
          </w:p>
        </w:tc>
        <w:tc>
          <w:tcPr>
            <w:tcW w:w="1143"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0.79</w:t>
            </w:r>
            <w:r>
              <w:rPr>
                <w:rFonts w:ascii="Calibri" w:eastAsia="Times New Roman" w:hAnsi="Calibri" w:cs="Calibri"/>
                <w:color w:val="000000"/>
                <w:lang w:eastAsia="en-AU"/>
              </w:rPr>
              <w:t>0</w:t>
            </w:r>
          </w:p>
        </w:tc>
        <w:tc>
          <w:tcPr>
            <w:tcW w:w="777"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0.147</w:t>
            </w:r>
          </w:p>
        </w:tc>
        <w:tc>
          <w:tcPr>
            <w:tcW w:w="960" w:type="dxa"/>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1</w:t>
            </w:r>
            <w:r>
              <w:rPr>
                <w:rFonts w:ascii="Calibri" w:eastAsia="Times New Roman" w:hAnsi="Calibri" w:cs="Calibri"/>
                <w:color w:val="000000"/>
                <w:lang w:eastAsia="en-AU"/>
              </w:rPr>
              <w:t>.00</w:t>
            </w:r>
          </w:p>
        </w:tc>
        <w:tc>
          <w:tcPr>
            <w:tcW w:w="3200" w:type="dxa"/>
            <w:gridSpan w:val="2"/>
            <w:noWrap/>
            <w:vAlign w:val="center"/>
            <w:hideMark/>
          </w:tcPr>
          <w:p w:rsidR="006D69F9" w:rsidRPr="00E80E00" w:rsidRDefault="006D69F9" w:rsidP="006D69F9">
            <w:pPr>
              <w:jc w:val="center"/>
              <w:rPr>
                <w:rFonts w:ascii="Calibri" w:eastAsia="Times New Roman" w:hAnsi="Calibri" w:cs="Calibri"/>
                <w:color w:val="000000"/>
                <w:lang w:eastAsia="en-AU"/>
              </w:rPr>
            </w:pPr>
            <w:r w:rsidRPr="00E80E00">
              <w:rPr>
                <w:rFonts w:ascii="Calibri" w:eastAsia="Times New Roman" w:hAnsi="Calibri" w:cs="Calibri"/>
                <w:color w:val="000000"/>
                <w:lang w:eastAsia="en-AU"/>
              </w:rPr>
              <w:t>Reference</w:t>
            </w:r>
          </w:p>
        </w:tc>
      </w:tr>
    </w:tbl>
    <w:p w:rsidR="00944D48" w:rsidRPr="00CE3205" w:rsidRDefault="00944D48" w:rsidP="00231CA9">
      <w:pPr>
        <w:rPr>
          <w:b/>
        </w:rPr>
      </w:pPr>
    </w:p>
    <w:sectPr w:rsidR="00944D48" w:rsidRPr="00CE3205" w:rsidSect="00A079A0">
      <w:pgSz w:w="11906" w:h="16838"/>
      <w:pgMar w:top="720" w:right="720" w:bottom="720" w:left="72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David Evans" w:date="2014-08-13T11:10:00Z" w:initials="DE">
    <w:p w:rsidR="00F62C1C" w:rsidRDefault="00F62C1C">
      <w:pPr>
        <w:pStyle w:val="CommentText"/>
      </w:pPr>
      <w:r>
        <w:rPr>
          <w:rStyle w:val="CommentReference"/>
        </w:rPr>
        <w:annotationRef/>
      </w:r>
      <w:r>
        <w:t>This figure needs some serious description.</w:t>
      </w:r>
    </w:p>
  </w:comment>
  <w:comment w:id="1" w:author="David Evans" w:date="2014-08-13T12:49:00Z" w:initials="DE">
    <w:p w:rsidR="00AB6B1A" w:rsidRDefault="00AB6B1A">
      <w:pPr>
        <w:pStyle w:val="CommentText"/>
      </w:pPr>
      <w:r>
        <w:rPr>
          <w:rStyle w:val="CommentReference"/>
        </w:rPr>
        <w:annotationRef/>
      </w:r>
      <w:r>
        <w:t xml:space="preserve">Would be useful to say something in the legend about the position of important </w:t>
      </w:r>
      <w:proofErr w:type="spellStart"/>
      <w:r>
        <w:t>aminoacid</w:t>
      </w:r>
      <w:proofErr w:type="spellEnd"/>
      <w:r>
        <w:t xml:space="preserve"> substitutions and the location of the binding pocket.</w:t>
      </w:r>
    </w:p>
  </w:comment>
  <w:comment w:id="2" w:author="David Evans" w:date="2014-08-13T11:21:00Z" w:initials="DE">
    <w:p w:rsidR="00F62C1C" w:rsidRDefault="00F62C1C">
      <w:pPr>
        <w:pStyle w:val="CommentText"/>
      </w:pPr>
      <w:r>
        <w:rPr>
          <w:rStyle w:val="CommentReference"/>
        </w:rPr>
        <w:annotationRef/>
      </w:r>
      <w:proofErr w:type="spellStart"/>
      <w:r>
        <w:t>Im</w:t>
      </w:r>
      <w:proofErr w:type="spellEnd"/>
      <w:r>
        <w:t xml:space="preserve"> afraid </w:t>
      </w:r>
      <w:proofErr w:type="spellStart"/>
      <w:r>
        <w:t>i</w:t>
      </w:r>
      <w:proofErr w:type="spellEnd"/>
      <w:r>
        <w:t xml:space="preserve"> find this table very confusing</w:t>
      </w:r>
      <w:r w:rsidR="00423550">
        <w:t xml:space="preserve"> and am not convinced that it should even be in the </w:t>
      </w:r>
      <w:proofErr w:type="spellStart"/>
      <w:r w:rsidR="00423550">
        <w:t>paper</w:t>
      </w:r>
      <w:r>
        <w:t>.</w:t>
      </w:r>
      <w:r w:rsidR="00423550">
        <w:t>Im</w:t>
      </w:r>
      <w:proofErr w:type="spellEnd"/>
      <w:r w:rsidR="00423550">
        <w:t xml:space="preserve"> assuming that maybe you want to tabulate the strongest associations across the region? If so then maybe ones with equal p value should be ordered on chi-square? Also </w:t>
      </w:r>
      <w:proofErr w:type="spellStart"/>
      <w:r w:rsidR="00423550">
        <w:t>i</w:t>
      </w:r>
      <w:proofErr w:type="spellEnd"/>
      <w:r w:rsidR="00423550">
        <w:t xml:space="preserve"> don’t understand the degrees of freedom column. For example the top two SNPs have the same p value and roughly the same </w:t>
      </w:r>
      <w:proofErr w:type="spellStart"/>
      <w:r w:rsidR="00423550">
        <w:t>chisquare</w:t>
      </w:r>
      <w:proofErr w:type="spellEnd"/>
      <w:r w:rsidR="00423550">
        <w:t xml:space="preserve"> but different </w:t>
      </w:r>
      <w:proofErr w:type="spellStart"/>
      <w:r w:rsidR="00423550">
        <w:t>df</w:t>
      </w:r>
      <w:proofErr w:type="spellEnd"/>
      <w:r w:rsidR="00423550">
        <w:t>- how is this possible? Also a lot of SNPs seem to have multiple degrees of freedom.</w:t>
      </w:r>
      <w:r>
        <w:t xml:space="preserve"> </w:t>
      </w:r>
      <w:r w:rsidR="00423550">
        <w:t xml:space="preserve">I don’t understand how a classical HLA allele can be indexed by a single </w:t>
      </w:r>
      <w:proofErr w:type="spellStart"/>
      <w:r w:rsidR="00423550">
        <w:t>bp</w:t>
      </w:r>
      <w:proofErr w:type="spellEnd"/>
      <w:r w:rsidR="00423550">
        <w:t xml:space="preserve"> position? </w:t>
      </w:r>
      <w:r>
        <w:t xml:space="preserve">You should </w:t>
      </w:r>
      <w:r w:rsidR="00423550">
        <w:t xml:space="preserve">also </w:t>
      </w:r>
      <w:r>
        <w:t xml:space="preserve">have a foot note saying that some SNPs don’t have </w:t>
      </w:r>
      <w:proofErr w:type="spellStart"/>
      <w:r>
        <w:t>rsnumbers</w:t>
      </w:r>
      <w:proofErr w:type="spellEnd"/>
      <w:r>
        <w:t xml:space="preserve"> in this table and are just indexed by position</w:t>
      </w:r>
      <w:r w:rsidR="00423550">
        <w:t>.</w:t>
      </w:r>
    </w:p>
  </w:comment>
  <w:comment w:id="6" w:author="David Evans" w:date="2014-08-13T11:24:00Z" w:initials="DE">
    <w:p w:rsidR="00637EF7" w:rsidRDefault="00637EF7">
      <w:pPr>
        <w:pStyle w:val="CommentText"/>
      </w:pPr>
      <w:r>
        <w:rPr>
          <w:rStyle w:val="CommentReference"/>
        </w:rPr>
        <w:annotationRef/>
      </w:r>
      <w:r>
        <w:t>According to Supplementary Figure 1d this allele has very low numbers at least in cases- is the finding robust</w:t>
      </w:r>
      <w:r w:rsidR="00C94C94">
        <w:t xml:space="preserve"> in terms of cell counts</w:t>
      </w:r>
      <w:r>
        <w:t>?</w:t>
      </w:r>
    </w:p>
  </w:comment>
  <w:comment w:id="7" w:author="David Evans" w:date="2014-08-13T11:57:00Z" w:initials="DE">
    <w:p w:rsidR="00725EAF" w:rsidRDefault="00725EAF">
      <w:pPr>
        <w:pStyle w:val="CommentText"/>
      </w:pPr>
      <w:r>
        <w:rPr>
          <w:rStyle w:val="CommentReference"/>
        </w:rPr>
        <w:annotationRef/>
      </w:r>
      <w:r>
        <w:t>?</w:t>
      </w:r>
    </w:p>
  </w:comment>
  <w:comment w:id="8" w:author="David Evans" w:date="2014-08-13T12:24:00Z" w:initials="DE">
    <w:p w:rsidR="00076099" w:rsidRDefault="00076099">
      <w:pPr>
        <w:pStyle w:val="CommentText"/>
      </w:pPr>
      <w:r>
        <w:rPr>
          <w:rStyle w:val="CommentReference"/>
        </w:rPr>
        <w:annotationRef/>
      </w:r>
      <w:r>
        <w:t xml:space="preserve">I think it would useful to describe how this was obtained in a foot note </w:t>
      </w:r>
      <w:proofErr w:type="spellStart"/>
      <w:r>
        <w:t>e.g</w:t>
      </w:r>
      <w:proofErr w:type="spellEnd"/>
      <w:r>
        <w:t xml:space="preserve"> is this the </w:t>
      </w:r>
      <w:proofErr w:type="gramStart"/>
      <w:r>
        <w:t>exp(</w:t>
      </w:r>
      <w:proofErr w:type="gramEnd"/>
      <w:r>
        <w:t>beta) from a multivariate regression with m – 1 terms indicating the amino acids?</w:t>
      </w:r>
    </w:p>
  </w:comment>
  <w:comment w:id="9" w:author="David Evans" w:date="2014-08-13T12:37:00Z" w:initials="DE">
    <w:p w:rsidR="00076099" w:rsidRDefault="00076099">
      <w:pPr>
        <w:pStyle w:val="CommentText"/>
      </w:pPr>
      <w:r>
        <w:rPr>
          <w:rStyle w:val="CommentReference"/>
        </w:rPr>
        <w:annotationRef/>
      </w:r>
      <w:r>
        <w:t xml:space="preserve">Might be good to also point out to the reader that your analysis (presumably) takes into account the fact that </w:t>
      </w:r>
      <w:proofErr w:type="spellStart"/>
      <w:r>
        <w:t>arginine</w:t>
      </w:r>
      <w:proofErr w:type="spellEnd"/>
      <w:r>
        <w:t xml:space="preserve"> so common in cases </w:t>
      </w:r>
      <w:r w:rsidR="00681394">
        <w:t xml:space="preserve">and not controls </w:t>
      </w:r>
      <w:r>
        <w:t xml:space="preserve">and therefore there will be a degree of spurious </w:t>
      </w:r>
      <w:r w:rsidR="00681394">
        <w:t xml:space="preserve">protective </w:t>
      </w:r>
      <w:r>
        <w:t xml:space="preserve">association amongst the other alleles in the uncorrected counts, but the multivariate analysis </w:t>
      </w:r>
      <w:r w:rsidR="00681394">
        <w:t xml:space="preserve">you have done </w:t>
      </w:r>
      <w:r>
        <w:t>controls for this (right?!)</w:t>
      </w:r>
      <w:r w:rsidR="00681394">
        <w:t xml:space="preserve">. </w:t>
      </w:r>
      <w:proofErr w:type="gramStart"/>
      <w:r w:rsidR="00681394">
        <w:t>therefore</w:t>
      </w:r>
      <w:proofErr w:type="gramEnd"/>
      <w:r w:rsidR="00681394">
        <w:t xml:space="preserve"> the AA can be </w:t>
      </w:r>
      <w:proofErr w:type="spellStart"/>
      <w:r w:rsidR="00681394">
        <w:t>eg</w:t>
      </w:r>
      <w:proofErr w:type="spellEnd"/>
      <w:r w:rsidR="00681394">
        <w:t xml:space="preserve"> risk predisposing even though the raw counts might not suggest this?</w:t>
      </w:r>
    </w:p>
  </w:comment>
  <w:comment w:id="10" w:author="David Evans" w:date="2014-08-13T11:56:00Z" w:initials="DE">
    <w:p w:rsidR="00725EAF" w:rsidRDefault="00725EAF">
      <w:pPr>
        <w:pStyle w:val="CommentText"/>
      </w:pPr>
      <w:r>
        <w:rPr>
          <w:rStyle w:val="CommentReference"/>
        </w:rPr>
        <w:annotationRef/>
      </w:r>
      <w:proofErr w:type="spellStart"/>
      <w:r>
        <w:t>Im</w:t>
      </w:r>
      <w:proofErr w:type="spellEnd"/>
      <w:r>
        <w:t xml:space="preserve"> confused- </w:t>
      </w:r>
      <w:proofErr w:type="spellStart"/>
      <w:r>
        <w:t>i</w:t>
      </w:r>
      <w:proofErr w:type="spellEnd"/>
      <w:r>
        <w:t xml:space="preserve"> thought that Serine was the reference amino acid?</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893642"/>
    <w:multiLevelType w:val="hybridMultilevel"/>
    <w:tmpl w:val="AA889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drawingGridHorizontalSpacing w:val="110"/>
  <w:displayHorizontalDrawingGridEvery w:val="2"/>
  <w:characterSpacingControl w:val="doNotCompress"/>
  <w:compat/>
  <w:rsids>
    <w:rsidRoot w:val="00231CA9"/>
    <w:rsid w:val="00014643"/>
    <w:rsid w:val="00076099"/>
    <w:rsid w:val="00085038"/>
    <w:rsid w:val="00092F8C"/>
    <w:rsid w:val="000B0FE8"/>
    <w:rsid w:val="000B5949"/>
    <w:rsid w:val="000D0010"/>
    <w:rsid w:val="000F408E"/>
    <w:rsid w:val="00137D27"/>
    <w:rsid w:val="00140B0C"/>
    <w:rsid w:val="0014399D"/>
    <w:rsid w:val="001548F9"/>
    <w:rsid w:val="00157D58"/>
    <w:rsid w:val="001A6FE6"/>
    <w:rsid w:val="00231CA9"/>
    <w:rsid w:val="002522DA"/>
    <w:rsid w:val="00253CBA"/>
    <w:rsid w:val="002A01F4"/>
    <w:rsid w:val="002A6231"/>
    <w:rsid w:val="00311C7D"/>
    <w:rsid w:val="00315D67"/>
    <w:rsid w:val="00322F72"/>
    <w:rsid w:val="00353179"/>
    <w:rsid w:val="003547AA"/>
    <w:rsid w:val="003B2C85"/>
    <w:rsid w:val="003C4BA7"/>
    <w:rsid w:val="00404252"/>
    <w:rsid w:val="00423550"/>
    <w:rsid w:val="0044133B"/>
    <w:rsid w:val="0045186A"/>
    <w:rsid w:val="004A6005"/>
    <w:rsid w:val="004B3AAE"/>
    <w:rsid w:val="004E380D"/>
    <w:rsid w:val="0050302E"/>
    <w:rsid w:val="0053516B"/>
    <w:rsid w:val="005378C4"/>
    <w:rsid w:val="005A5E19"/>
    <w:rsid w:val="005E2C80"/>
    <w:rsid w:val="00603712"/>
    <w:rsid w:val="00610E48"/>
    <w:rsid w:val="00635776"/>
    <w:rsid w:val="00637EF7"/>
    <w:rsid w:val="00681394"/>
    <w:rsid w:val="006A1B94"/>
    <w:rsid w:val="006C7DA2"/>
    <w:rsid w:val="006D69F9"/>
    <w:rsid w:val="006F2002"/>
    <w:rsid w:val="0072512D"/>
    <w:rsid w:val="00725EAF"/>
    <w:rsid w:val="007275CB"/>
    <w:rsid w:val="00743E0A"/>
    <w:rsid w:val="007547E9"/>
    <w:rsid w:val="007622E7"/>
    <w:rsid w:val="007A7338"/>
    <w:rsid w:val="007D57DF"/>
    <w:rsid w:val="007F20B4"/>
    <w:rsid w:val="0080716D"/>
    <w:rsid w:val="00854A52"/>
    <w:rsid w:val="0090082A"/>
    <w:rsid w:val="00944D48"/>
    <w:rsid w:val="00952329"/>
    <w:rsid w:val="009733D4"/>
    <w:rsid w:val="00A079A0"/>
    <w:rsid w:val="00A1087D"/>
    <w:rsid w:val="00A41621"/>
    <w:rsid w:val="00A43021"/>
    <w:rsid w:val="00A92AB6"/>
    <w:rsid w:val="00AB60AB"/>
    <w:rsid w:val="00AB6B1A"/>
    <w:rsid w:val="00B05695"/>
    <w:rsid w:val="00B0656C"/>
    <w:rsid w:val="00B1005C"/>
    <w:rsid w:val="00BA4024"/>
    <w:rsid w:val="00BB437B"/>
    <w:rsid w:val="00BF0E6F"/>
    <w:rsid w:val="00C15D92"/>
    <w:rsid w:val="00C5526B"/>
    <w:rsid w:val="00C56F9F"/>
    <w:rsid w:val="00C77B7A"/>
    <w:rsid w:val="00C94C94"/>
    <w:rsid w:val="00CD044C"/>
    <w:rsid w:val="00CE3205"/>
    <w:rsid w:val="00D12432"/>
    <w:rsid w:val="00D412AB"/>
    <w:rsid w:val="00DA1247"/>
    <w:rsid w:val="00E06AB4"/>
    <w:rsid w:val="00E74BF8"/>
    <w:rsid w:val="00E84443"/>
    <w:rsid w:val="00E95633"/>
    <w:rsid w:val="00EB0623"/>
    <w:rsid w:val="00EC5123"/>
    <w:rsid w:val="00F45A74"/>
    <w:rsid w:val="00F62C1C"/>
    <w:rsid w:val="00F9329F"/>
    <w:rsid w:val="00FC6A66"/>
    <w:rsid w:val="00FD7F64"/>
    <w:rsid w:val="00FF711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2A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1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CA9"/>
    <w:rPr>
      <w:rFonts w:ascii="Tahoma" w:hAnsi="Tahoma" w:cs="Tahoma"/>
      <w:sz w:val="16"/>
      <w:szCs w:val="16"/>
    </w:rPr>
  </w:style>
  <w:style w:type="character" w:styleId="CommentReference">
    <w:name w:val="annotation reference"/>
    <w:basedOn w:val="DefaultParagraphFont"/>
    <w:uiPriority w:val="99"/>
    <w:semiHidden/>
    <w:unhideWhenUsed/>
    <w:rsid w:val="00231CA9"/>
    <w:rPr>
      <w:sz w:val="16"/>
      <w:szCs w:val="16"/>
    </w:rPr>
  </w:style>
  <w:style w:type="paragraph" w:styleId="CommentText">
    <w:name w:val="annotation text"/>
    <w:basedOn w:val="Normal"/>
    <w:link w:val="CommentTextChar"/>
    <w:uiPriority w:val="99"/>
    <w:semiHidden/>
    <w:unhideWhenUsed/>
    <w:rsid w:val="00231CA9"/>
    <w:pPr>
      <w:spacing w:line="240" w:lineRule="auto"/>
    </w:pPr>
    <w:rPr>
      <w:sz w:val="20"/>
      <w:szCs w:val="20"/>
    </w:rPr>
  </w:style>
  <w:style w:type="character" w:customStyle="1" w:styleId="CommentTextChar">
    <w:name w:val="Comment Text Char"/>
    <w:basedOn w:val="DefaultParagraphFont"/>
    <w:link w:val="CommentText"/>
    <w:uiPriority w:val="99"/>
    <w:semiHidden/>
    <w:rsid w:val="00231CA9"/>
    <w:rPr>
      <w:sz w:val="20"/>
      <w:szCs w:val="20"/>
    </w:rPr>
  </w:style>
  <w:style w:type="table" w:styleId="TableGrid">
    <w:name w:val="Table Grid"/>
    <w:basedOn w:val="TableNormal"/>
    <w:uiPriority w:val="59"/>
    <w:rsid w:val="00A079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79A0"/>
    <w:pPr>
      <w:ind w:left="720"/>
      <w:contextualSpacing/>
    </w:pPr>
  </w:style>
  <w:style w:type="paragraph" w:styleId="CommentSubject">
    <w:name w:val="annotation subject"/>
    <w:basedOn w:val="CommentText"/>
    <w:next w:val="CommentText"/>
    <w:link w:val="CommentSubjectChar"/>
    <w:uiPriority w:val="99"/>
    <w:semiHidden/>
    <w:unhideWhenUsed/>
    <w:rsid w:val="00F45A74"/>
    <w:rPr>
      <w:b/>
      <w:bCs/>
    </w:rPr>
  </w:style>
  <w:style w:type="character" w:customStyle="1" w:styleId="CommentSubjectChar">
    <w:name w:val="Comment Subject Char"/>
    <w:basedOn w:val="CommentTextChar"/>
    <w:link w:val="CommentSubject"/>
    <w:uiPriority w:val="99"/>
    <w:semiHidden/>
    <w:rsid w:val="00F45A74"/>
    <w:rPr>
      <w:b/>
      <w:bCs/>
      <w:sz w:val="20"/>
      <w:szCs w:val="20"/>
    </w:rPr>
  </w:style>
  <w:style w:type="character" w:styleId="Strong">
    <w:name w:val="Strong"/>
    <w:basedOn w:val="DefaultParagraphFont"/>
    <w:uiPriority w:val="22"/>
    <w:qFormat/>
    <w:rsid w:val="00E74BF8"/>
    <w:rPr>
      <w:b/>
      <w:bCs/>
    </w:rPr>
  </w:style>
  <w:style w:type="table" w:customStyle="1" w:styleId="LightShading1">
    <w:name w:val="Light Shading1"/>
    <w:basedOn w:val="TableNormal"/>
    <w:uiPriority w:val="60"/>
    <w:rsid w:val="00311C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FF7118"/>
    <w:pPr>
      <w:spacing w:before="100" w:beforeAutospacing="1" w:after="100" w:afterAutospacing="1" w:line="240" w:lineRule="auto"/>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5921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ACA2DE-2577-4D3C-A46B-8523F737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6353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acortes</dc:creator>
  <cp:lastModifiedBy>David Evans</cp:lastModifiedBy>
  <cp:revision>5</cp:revision>
  <dcterms:created xsi:type="dcterms:W3CDTF">2014-08-13T01:22:00Z</dcterms:created>
  <dcterms:modified xsi:type="dcterms:W3CDTF">2014-08-13T03:05:00Z</dcterms:modified>
</cp:coreProperties>
</file>